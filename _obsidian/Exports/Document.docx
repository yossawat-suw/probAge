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2176C3" w14:textId="77777777" w:rsidR="00B7267E" w:rsidRDefault="00000000">
      <w:pPr>
        <w:pStyle w:val="Title"/>
      </w:pPr>
      <w:r>
        <w:t>Modelling age acceleration and bias with methylation likelihood in epigenetic clocks</w:t>
      </w:r>
    </w:p>
    <w:p w14:paraId="4D2176C4" w14:textId="77777777" w:rsidR="00B7267E" w:rsidRDefault="00000000">
      <w:pPr>
        <w:pStyle w:val="Author"/>
      </w:pPr>
      <w:r>
        <w:t>Jan Dabrowski s1768506</w:t>
      </w:r>
    </w:p>
    <w:p w14:paraId="4D2176C5" w14:textId="77777777" w:rsidR="00B7267E" w:rsidRDefault="00000000">
      <w:pPr>
        <w:pStyle w:val="FirstParagraph"/>
      </w:pPr>
      <w:r>
        <w:t xml:space="preserve">In this project we model human epigenetic aging (eAge) process with the aim of making clinically useful predictions about personal health. eAge process (clock) is a process of methylation values changing with the chronological age (chAge) at specific CpG sites. Current approaches use clocks to predict individual’s chAge or his general health and mortality. However, these methods are limited in the structure they use. We compare individual’s eAge to the normal eAge process in the population and based on the likelihood of his methylation values we infer two parameters. First parameter measures how accelerated the change of his methylation values is compared to the normal process, in other words how accelerated his aging is. Second parameter expresses how much of an absolute offset there is in between the person’s eAge process and the normal process, how biased his methylation values are. Using Generation Scotland dataset </w:t>
      </w:r>
      <m:oMath>
        <m:d>
          <m:dPr>
            <m:ctrlPr>
              <w:rPr>
                <w:rFonts w:ascii="Cambria Math" w:hAnsi="Cambria Math"/>
              </w:rPr>
            </m:ctrlPr>
          </m:dPr>
          <m:e>
            <m:r>
              <w:rPr>
                <w:rFonts w:ascii="Cambria Math" w:hAnsi="Cambria Math"/>
              </w:rPr>
              <m:t>n</m:t>
            </m:r>
            <m:r>
              <m:rPr>
                <m:sty m:val="p"/>
              </m:rPr>
              <w:rPr>
                <w:rFonts w:ascii="Cambria Math" w:hAnsi="Cambria Math"/>
              </w:rPr>
              <m:t>=</m:t>
            </m:r>
            <m:r>
              <w:rPr>
                <w:rFonts w:ascii="Cambria Math" w:hAnsi="Cambria Math"/>
              </w:rPr>
              <m:t>4550</m:t>
            </m:r>
          </m:e>
        </m:d>
      </m:oMath>
      <w:r>
        <w:t xml:space="preserve">, we show that individuals are significantly accelerated in aging when smoking </w:t>
      </w:r>
      <m:oMath>
        <m:r>
          <m:rPr>
            <m:sty m:val="p"/>
          </m:rPr>
          <w:rPr>
            <w:rFonts w:ascii="Cambria Math" w:hAnsi="Cambria Math"/>
          </w:rPr>
          <m:t>(</m:t>
        </m:r>
        <m:r>
          <w:rPr>
            <w:rFonts w:ascii="Cambria Math" w:hAnsi="Cambria Math"/>
          </w:rPr>
          <m:t>F</m:t>
        </m:r>
        <m:r>
          <m:rPr>
            <m:sty m:val="p"/>
          </m:rPr>
          <w:rPr>
            <w:rFonts w:ascii="Cambria Math" w:hAnsi="Cambria Math"/>
          </w:rPr>
          <m:t>=</m:t>
        </m:r>
        <m:r>
          <w:rPr>
            <w:rFonts w:ascii="Cambria Math" w:hAnsi="Cambria Math"/>
          </w:rPr>
          <m:t>25.4</m:t>
        </m:r>
      </m:oMath>
      <w:r>
        <w:t xml:space="preserve">, </w:t>
      </w:r>
      <m:oMath>
        <m:r>
          <w:rPr>
            <w:rFonts w:ascii="Cambria Math" w:hAnsi="Cambria Math"/>
          </w:rPr>
          <m:t>pvalue</m:t>
        </m:r>
        <m:r>
          <m:rPr>
            <m:sty m:val="p"/>
          </m:rPr>
          <w:rPr>
            <w:rFonts w:ascii="Cambria Math" w:hAnsi="Cambria Math"/>
          </w:rPr>
          <m:t>=</m:t>
        </m:r>
        <m:r>
          <w:rPr>
            <w:rFonts w:ascii="Cambria Math" w:hAnsi="Cambria Math"/>
          </w:rPr>
          <m:t>4.8</m:t>
        </m:r>
        <m:r>
          <m:rPr>
            <m:sty m:val="p"/>
          </m:rPr>
          <w:rPr>
            <w:rFonts w:ascii="Cambria Math" w:hAnsi="Cambria Math"/>
          </w:rPr>
          <m:t>*</m:t>
        </m:r>
        <m:sSup>
          <m:sSupPr>
            <m:ctrlPr>
              <w:rPr>
                <w:rFonts w:ascii="Cambria Math" w:hAnsi="Cambria Math"/>
              </w:rPr>
            </m:ctrlPr>
          </m:sSupPr>
          <m:e>
            <m:r>
              <w:rPr>
                <w:rFonts w:ascii="Cambria Math" w:hAnsi="Cambria Math"/>
              </w:rPr>
              <m:t>10</m:t>
            </m:r>
          </m:e>
          <m:sup>
            <m:r>
              <m:rPr>
                <m:sty m:val="p"/>
              </m:rPr>
              <w:rPr>
                <w:rFonts w:ascii="Cambria Math" w:hAnsi="Cambria Math"/>
              </w:rPr>
              <m:t>-</m:t>
            </m:r>
            <m:r>
              <w:rPr>
                <w:rFonts w:ascii="Cambria Math" w:hAnsi="Cambria Math"/>
              </w:rPr>
              <m:t>7</m:t>
            </m:r>
          </m:sup>
        </m:sSup>
        <m:r>
          <m:rPr>
            <m:sty m:val="p"/>
          </m:rPr>
          <w:rPr>
            <w:rFonts w:ascii="Cambria Math" w:hAnsi="Cambria Math"/>
          </w:rPr>
          <m:t>)</m:t>
        </m:r>
      </m:oMath>
      <w:r>
        <w:t xml:space="preserve"> or drinking </w:t>
      </w:r>
      <m:oMath>
        <m:r>
          <m:rPr>
            <m:sty m:val="p"/>
          </m:rPr>
          <w:rPr>
            <w:rFonts w:ascii="Cambria Math" w:hAnsi="Cambria Math"/>
          </w:rPr>
          <m:t>(</m:t>
        </m:r>
        <m:r>
          <w:rPr>
            <w:rFonts w:ascii="Cambria Math" w:hAnsi="Cambria Math"/>
          </w:rPr>
          <m:t>F</m:t>
        </m:r>
        <m:r>
          <m:rPr>
            <m:sty m:val="p"/>
          </m:rPr>
          <w:rPr>
            <w:rFonts w:ascii="Cambria Math" w:hAnsi="Cambria Math"/>
          </w:rPr>
          <m:t>=</m:t>
        </m:r>
        <m:r>
          <w:rPr>
            <w:rFonts w:ascii="Cambria Math" w:hAnsi="Cambria Math"/>
          </w:rPr>
          <m:t>6.29</m:t>
        </m:r>
      </m:oMath>
      <w:r>
        <w:t xml:space="preserve">, </w:t>
      </w:r>
      <m:oMath>
        <m:r>
          <w:rPr>
            <w:rFonts w:ascii="Cambria Math" w:hAnsi="Cambria Math"/>
          </w:rPr>
          <m:t>pvalue</m:t>
        </m:r>
        <m:r>
          <m:rPr>
            <m:sty m:val="p"/>
          </m:rPr>
          <w:rPr>
            <w:rFonts w:ascii="Cambria Math" w:hAnsi="Cambria Math"/>
          </w:rPr>
          <m:t>=</m:t>
        </m:r>
        <m:r>
          <w:rPr>
            <w:rFonts w:ascii="Cambria Math" w:hAnsi="Cambria Math"/>
          </w:rPr>
          <m:t>0.01</m:t>
        </m:r>
        <m:r>
          <m:rPr>
            <m:sty m:val="p"/>
          </m:rPr>
          <w:rPr>
            <w:rFonts w:ascii="Cambria Math" w:hAnsi="Cambria Math"/>
          </w:rPr>
          <m:t>)</m:t>
        </m:r>
      </m:oMath>
      <w:r>
        <w:t>. There is more experiments to follow. This framework allows for a better understanding of aging and an analysis of how it’s affected by lifestyle factors, diseases and rejuvenation techniques. What is more, it can be used as a tool for a general health prediction.</w:t>
      </w:r>
    </w:p>
    <w:p w14:paraId="4D2176C6" w14:textId="77777777" w:rsidR="00B7267E" w:rsidRDefault="00000000">
      <w:pPr>
        <w:pStyle w:val="Heading1"/>
      </w:pPr>
      <w:bookmarkStart w:id="0" w:name="introduction"/>
      <w:r>
        <w:t>Introduction</w:t>
      </w:r>
    </w:p>
    <w:p w14:paraId="4D2176C7" w14:textId="77777777" w:rsidR="00B7267E" w:rsidRDefault="00000000">
      <w:pPr>
        <w:pStyle w:val="Compact"/>
        <w:numPr>
          <w:ilvl w:val="0"/>
          <w:numId w:val="2"/>
        </w:numPr>
      </w:pPr>
      <w:r>
        <w:t>☐ General paragraph why aging is a good problem</w:t>
      </w:r>
    </w:p>
    <w:p w14:paraId="4D2176C8" w14:textId="77777777" w:rsidR="00B7267E" w:rsidRDefault="00000000">
      <w:pPr>
        <w:pStyle w:val="FirstParagraph"/>
      </w:pPr>
      <w:r>
        <w:t>Epigenetic age (eAge) is a particularly useful measure that reflects individual’s intrinsic biological state and his propensity to disease and death. While the chronological age (chAge) is already a great mortality predictor, it does not consider the environmental and inheritable factors affecting individuals. In contrast, eAge is built on methylation information which directly responds to the environment person is in. This makes eAge a great tool not only for evaluating person’s general health and age-related disease risk factors, but also to understand the underlying biology and tests for rejuvenation techniques.</w:t>
      </w:r>
    </w:p>
    <w:p w14:paraId="4D2176C9" w14:textId="77777777" w:rsidR="00B7267E" w:rsidRDefault="00000000">
      <w:pPr>
        <w:pStyle w:val="BodyText"/>
      </w:pPr>
      <w:r>
        <w:t xml:space="preserve">Methylation is an epigenetic process that controls gene expression in cells. It is formed by a chemical reaction happening in DNA, resulting in a methylation group being attached to a specific sequence of base pairs - cytosine followed by a guanine, referred to as a cytosine-phospho-guanine (CpG). CpG methylation in gene promotor regions controls the expression of the gene. The most common method of methylation measurement is bisulfite sequencing. Multiple cells are grown or sampled from a person and their epigenetic information is transformed to genetic information, sequenced with next gen sequencing, and compared with a reference genome (Singer, 2011). Since the presence of a methyl group in a CpG site is binary on a single cell level, initially each CpG site has a value of 0 or 1. In bulk sequencing, the single cell methylation is averaged across multiple cells. The entire process </w:t>
      </w:r>
      <w:r>
        <w:lastRenderedPageBreak/>
        <w:t>is mass scaled by companies like Illumina with Infinium arrays measuring up to 850 000 sites. See Fig. 1 for a visualisation of the process.</w:t>
      </w:r>
    </w:p>
    <w:p w14:paraId="4D2176CA" w14:textId="77777777" w:rsidR="00B7267E" w:rsidRDefault="00000000">
      <w:pPr>
        <w:pStyle w:val="CaptionedFigure"/>
      </w:pPr>
      <w:bookmarkStart w:id="1" w:name="fig:methylation_data_sourcing"/>
      <w:r>
        <w:rPr>
          <w:noProof/>
        </w:rPr>
        <w:drawing>
          <wp:inline distT="0" distB="0" distL="0" distR="0" wp14:anchorId="4D217729" wp14:editId="4D21772A">
            <wp:extent cx="5334000" cy="1768434"/>
            <wp:effectExtent l="0" t="0" r="0" b="0"/>
            <wp:docPr id="21" name="Picture" descr="Figure 1: The process of acquiring the methylation data. First multiple cells are sampled from an individual, then methylation value is measured at each CpG site across all these cells and an average value is computed. This single value represents an individual in a population for the particular CpG site. Some CpG sites show a linear change of methylation values with age."/>
            <wp:cNvGraphicFramePr/>
            <a:graphic xmlns:a="http://schemas.openxmlformats.org/drawingml/2006/main">
              <a:graphicData uri="http://schemas.openxmlformats.org/drawingml/2006/picture">
                <pic:pic xmlns:pic="http://schemas.openxmlformats.org/drawingml/2006/picture">
                  <pic:nvPicPr>
                    <pic:cNvPr id="22" name="Picture" descr="methylation_data_sourcing.png"/>
                    <pic:cNvPicPr>
                      <a:picLocks noChangeAspect="1" noChangeArrowheads="1"/>
                    </pic:cNvPicPr>
                  </pic:nvPicPr>
                  <pic:blipFill>
                    <a:blip r:embed="rId7"/>
                    <a:stretch>
                      <a:fillRect/>
                    </a:stretch>
                  </pic:blipFill>
                  <pic:spPr bwMode="auto">
                    <a:xfrm>
                      <a:off x="0" y="0"/>
                      <a:ext cx="5334000" cy="1768434"/>
                    </a:xfrm>
                    <a:prstGeom prst="rect">
                      <a:avLst/>
                    </a:prstGeom>
                    <a:noFill/>
                    <a:ln w="9525">
                      <a:noFill/>
                      <a:headEnd/>
                      <a:tailEnd/>
                    </a:ln>
                  </pic:spPr>
                </pic:pic>
              </a:graphicData>
            </a:graphic>
          </wp:inline>
        </w:drawing>
      </w:r>
      <w:bookmarkEnd w:id="1"/>
    </w:p>
    <w:p w14:paraId="4D2176CB" w14:textId="77777777" w:rsidR="00B7267E" w:rsidRDefault="00000000">
      <w:pPr>
        <w:pStyle w:val="ImageCaption"/>
      </w:pPr>
      <w:r>
        <w:t>Figure 1: The process of acquiring the methylation data. First multiple cells are sampled from an individual, then methylation value is measured at each CpG site across all these cells and an average value is computed. This single value represents an individual in a population for the particular CpG site. Some CpG sites show a linear change of methylation values with age.</w:t>
      </w:r>
    </w:p>
    <w:p w14:paraId="4D2176CC" w14:textId="77777777" w:rsidR="00B7267E" w:rsidRDefault="00000000">
      <w:pPr>
        <w:pStyle w:val="BodyText"/>
      </w:pPr>
      <w:r>
        <w:t>Those sites can be used to create an eAge clock that makes a prediction for a person. A Lasso Linear Regression model is trained on a dataset to learn the coefficients for optimal sites that when combined with methylation values of a person, give a prediction of age. The difference between the prediction and the chAge, the age offset, was found to correlate with many age-related diseases.</w:t>
      </w:r>
    </w:p>
    <w:p w14:paraId="4D2176CD" w14:textId="77777777" w:rsidR="00B7267E" w:rsidRDefault="00000000">
      <w:pPr>
        <w:pStyle w:val="BodyText"/>
      </w:pPr>
      <w:r>
        <w:rPr>
          <w:b/>
          <w:bCs/>
        </w:rPr>
        <w:t>Related Work</w:t>
      </w:r>
    </w:p>
    <w:p w14:paraId="4D2176CE" w14:textId="77777777" w:rsidR="00B7267E" w:rsidRDefault="00000000">
      <w:pPr>
        <w:pStyle w:val="BodyText"/>
      </w:pPr>
      <w:r>
        <w:t>The history of eAge clocks development can be summarised in two generations. First generation methylation clocks predict the chronological age using the epigenetic age as a proxy. Their creation was initially driven by curiosity, where in 2011 researchers noticed a relation between the methylation value and age in human saliva samples (Bocklandt et al. 2011). Despite having only 100 saliva samples, the clock was able to predict chAge with accuracy up to 5 years. At this stage it was thought of as tool with usage as chAge prediction in fields like forensics. Two years later, one of the co-authors of the initial paper has expanded its application on a bigger dataset with multiple tissues (Horvath 2013). With more than 8 thousand samples the clock not only improved its accuracy but also showed interesting results in particular the brain tissue aging slower than blood cells. More importantly, Horvath showed that the error clock makes when predicting someone’s age (age offset) correlates not only with lifestyle factors such smoking and drinking, but also with age-related diseases such as cancer or later down syndrome. His results suggested that certain diseases can accelerate the aging process while others do not. Epigenetic clocks can identify this by measuring the prediction offset, therefore they can be used as predictors for these diseases. Importantly, while multiple diseases were identified, not all of them show this behaviour. Since then, many clocks were developed, reducing the number of used CpGs to just 3 (Weidner et al. 2014) or improving the prediction error to just two years (Q. Zhang et al. 2019).</w:t>
      </w:r>
    </w:p>
    <w:p w14:paraId="4D2176CF" w14:textId="77777777" w:rsidR="00B7267E" w:rsidRDefault="00000000">
      <w:pPr>
        <w:pStyle w:val="BodyText"/>
      </w:pPr>
      <w:r>
        <w:lastRenderedPageBreak/>
        <w:t>Second generation clocks shift their focus from predicting chAge to predicting mortality/disease risk. This decision was motivated by the shortcomings of the first generation clocks - their inability to be a general disease predictor. First, in 2017 Zhang used the changes in methylation values in 10 CpG sites to predict person mortality risk (Y. Zhang et al. 2017). Later, the composite clocks were created using multiple biomarkers as a learning target, rather than just the mortality risk. In 2018 Levine created a clock that used methylation values and chAge and other clinical markers (Levine et al. 2018). In 2019 (Lu et al. 2019) proposed a two stage clock. In the first stage, methylation values are used to predict the level of proteins related to mortality and disease. Additionally, it also predicts packs of cigarettes smoked in a year which is another strong disease and death predictor. These are then combined in the second stage to estimate the time to death. Second generation clocks are generally better at identifying various diseases, while sometimes not even including the chAge in training, such as in the case of (Lu et al. 2019).</w:t>
      </w:r>
    </w:p>
    <w:p w14:paraId="4D2176D0" w14:textId="77777777" w:rsidR="00B7267E" w:rsidRDefault="00000000">
      <w:pPr>
        <w:pStyle w:val="BodyText"/>
      </w:pPr>
      <w:r>
        <w:rPr>
          <w:b/>
          <w:bCs/>
        </w:rPr>
        <w:t>Limitations</w:t>
      </w:r>
    </w:p>
    <w:p w14:paraId="4D2176D1" w14:textId="77777777" w:rsidR="00B7267E" w:rsidRDefault="00000000">
      <w:pPr>
        <w:pStyle w:val="BodyText"/>
      </w:pPr>
      <w:r>
        <w:t>The process of epigenetic aging is not well understood despite the field having made a significant progress in age and mortality prediction. We argue that the papers mentioned d above by focusing explicitly on chAge or mortality prediction, reduce the amount of information about the underlying epigenetic process.</w:t>
      </w:r>
    </w:p>
    <w:p w14:paraId="4D2176D2" w14:textId="77777777" w:rsidR="00B7267E" w:rsidRDefault="00000000">
      <w:pPr>
        <w:pStyle w:val="BodyText"/>
      </w:pPr>
      <w:r>
        <w:t>First generation clocks focus on chAge leads to extremely accurate clocks that lose the associations with diseases and mortality, as pointed out in (Q. Zhang et al. 2019). The initial success of identifying some of the diseases in (Horvath 2013) came from not having too many smokers or cancer patients in the dataset. The model did not gain much accuracy by predicting them accurately. As the datasets get bigger, so do the previously underrepresented subpopulations. Having plenty of CpG sites to chose from, the linear regression model can accommodate for those subpopulations by picking up sites that identify them. However, since these sites do not necessarily need to change with age, it reduces the information about the underlying epigenetic process. You cannot differentiate between a smoker and nonsmoker of the same chAge because your model is too good at predicting their chAge. This phenomena of constant sites can already be observed in the published clocks, with some sites not changing with age. See Fig. 2</w:t>
      </w:r>
    </w:p>
    <w:p w14:paraId="4D2176D3" w14:textId="77777777" w:rsidR="00B7267E" w:rsidRDefault="00000000">
      <w:pPr>
        <w:pStyle w:val="CaptionedFigure"/>
      </w:pPr>
      <w:bookmarkStart w:id="2" w:name="fig:smoker-site"/>
      <w:r>
        <w:rPr>
          <w:noProof/>
        </w:rPr>
        <w:lastRenderedPageBreak/>
        <w:drawing>
          <wp:inline distT="0" distB="0" distL="0" distR="0" wp14:anchorId="4D21772B" wp14:editId="4D21772C">
            <wp:extent cx="5029200" cy="3695700"/>
            <wp:effectExtent l="0" t="0" r="0" b="0"/>
            <wp:docPr id="25" name="Picture" descr="Figure 2: site that differentiates in between smokers while not changing with age"/>
            <wp:cNvGraphicFramePr/>
            <a:graphic xmlns:a="http://schemas.openxmlformats.org/drawingml/2006/main">
              <a:graphicData uri="http://schemas.openxmlformats.org/drawingml/2006/picture">
                <pic:pic xmlns:pic="http://schemas.openxmlformats.org/drawingml/2006/picture">
                  <pic:nvPicPr>
                    <pic:cNvPr id="26" name="Picture" descr="smoker-site.png"/>
                    <pic:cNvPicPr>
                      <a:picLocks noChangeAspect="1" noChangeArrowheads="1"/>
                    </pic:cNvPicPr>
                  </pic:nvPicPr>
                  <pic:blipFill>
                    <a:blip r:embed="rId8"/>
                    <a:stretch>
                      <a:fillRect/>
                    </a:stretch>
                  </pic:blipFill>
                  <pic:spPr bwMode="auto">
                    <a:xfrm>
                      <a:off x="0" y="0"/>
                      <a:ext cx="5029200" cy="3695700"/>
                    </a:xfrm>
                    <a:prstGeom prst="rect">
                      <a:avLst/>
                    </a:prstGeom>
                    <a:noFill/>
                    <a:ln w="9525">
                      <a:noFill/>
                      <a:headEnd/>
                      <a:tailEnd/>
                    </a:ln>
                  </pic:spPr>
                </pic:pic>
              </a:graphicData>
            </a:graphic>
          </wp:inline>
        </w:drawing>
      </w:r>
      <w:bookmarkEnd w:id="2"/>
    </w:p>
    <w:p w14:paraId="4D2176D4" w14:textId="77777777" w:rsidR="00B7267E" w:rsidRDefault="00000000">
      <w:pPr>
        <w:pStyle w:val="ImageCaption"/>
      </w:pPr>
      <w:r>
        <w:t>Figure 2: site that differentiates in between smokers while not changing with age</w:t>
      </w:r>
    </w:p>
    <w:p w14:paraId="4D2176D5" w14:textId="77777777" w:rsidR="00B7267E" w:rsidRDefault="00000000">
      <w:pPr>
        <w:pStyle w:val="BodyText"/>
      </w:pPr>
      <w:r>
        <w:t>Second generation clocks fall victim to a similar problem, with their focus on mortality and disease. While mortality is related to chAge, a lot of other factors play a role in it. CpG sites picked up in training don’t necessarily correlate with aging but with other biological factors. eAge stops being the only target of the model. Instead the clock attempts to model multiple biological systems at once, what is useful in immediate application to healthcare but but not necessarily for a long term understanding of causation. What is more, researchers hand picking the biomarkers, introduce bias to the model, possibly missing some information or biasing the model towards a certain populations. The original motivation of second generation models to predict mortality instead of age is not optimal. For example, some diseases might not be affecting the epigenetic aging process, therefore they might simply be not picked up by the model. Age-relatedness of certain diseases could be a novel peace of information instead of a failure.</w:t>
      </w:r>
    </w:p>
    <w:p w14:paraId="4D2176D6" w14:textId="77777777" w:rsidR="00B7267E" w:rsidRDefault="00000000">
      <w:pPr>
        <w:pStyle w:val="CaptionedFigure"/>
      </w:pPr>
      <w:bookmarkStart w:id="3" w:name="fig:age-offset-problem"/>
      <w:r>
        <w:rPr>
          <w:noProof/>
        </w:rPr>
        <w:lastRenderedPageBreak/>
        <w:drawing>
          <wp:inline distT="0" distB="0" distL="0" distR="0" wp14:anchorId="4D21772D" wp14:editId="4D21772E">
            <wp:extent cx="5334000" cy="3597348"/>
            <wp:effectExtent l="0" t="0" r="0" b="0"/>
            <wp:docPr id="29" name="Picture" descr="Figure 3: Age offset doesn’t work"/>
            <wp:cNvGraphicFramePr/>
            <a:graphic xmlns:a="http://schemas.openxmlformats.org/drawingml/2006/main">
              <a:graphicData uri="http://schemas.openxmlformats.org/drawingml/2006/picture">
                <pic:pic xmlns:pic="http://schemas.openxmlformats.org/drawingml/2006/picture">
                  <pic:nvPicPr>
                    <pic:cNvPr id="30" name="Picture" descr="age-offset-problem.png"/>
                    <pic:cNvPicPr>
                      <a:picLocks noChangeAspect="1" noChangeArrowheads="1"/>
                    </pic:cNvPicPr>
                  </pic:nvPicPr>
                  <pic:blipFill>
                    <a:blip r:embed="rId9"/>
                    <a:stretch>
                      <a:fillRect/>
                    </a:stretch>
                  </pic:blipFill>
                  <pic:spPr bwMode="auto">
                    <a:xfrm>
                      <a:off x="0" y="0"/>
                      <a:ext cx="5334000" cy="3597348"/>
                    </a:xfrm>
                    <a:prstGeom prst="rect">
                      <a:avLst/>
                    </a:prstGeom>
                    <a:noFill/>
                    <a:ln w="9525">
                      <a:noFill/>
                      <a:headEnd/>
                      <a:tailEnd/>
                    </a:ln>
                  </pic:spPr>
                </pic:pic>
              </a:graphicData>
            </a:graphic>
          </wp:inline>
        </w:drawing>
      </w:r>
      <w:bookmarkEnd w:id="3"/>
    </w:p>
    <w:p w14:paraId="4D2176D7" w14:textId="77777777" w:rsidR="00B7267E" w:rsidRDefault="00000000">
      <w:pPr>
        <w:pStyle w:val="ImageCaption"/>
      </w:pPr>
      <w:r>
        <w:t>Figure 3: Age offset doesn’t work</w:t>
      </w:r>
    </w:p>
    <w:p w14:paraId="4D2176D8" w14:textId="77777777" w:rsidR="00B7267E" w:rsidRDefault="00000000">
      <w:pPr>
        <w:pStyle w:val="BodyText"/>
      </w:pPr>
      <w:r>
        <w:t>Finally, we believe that current approaches do not tackle of the inherent problems of eAge process. eAge can progress at different speeds compared to chAge and methylation values don’t necessarily follow the same process in all the people. If two people have an age offset of +5, but one is aged 20 and the other aged 60, the younger person is clearly accelerated, he is aging at a much faster rate. However, current approach does not differentiate in between them. See Fig. 3 for a visualisation of the problem. What is more, some biological processes cause a global hypo (less) or hyper (more) methylation across all the sites, for example cancer. There is also technical factors that can cause a similar effect, with batch effect simply making all methylation values higher or lower. Having such a global bias does not necessarily mean a faster rate of aging. However, current techniques treat a biased person just as they do an accelerated one.</w:t>
      </w:r>
    </w:p>
    <w:p w14:paraId="4D2176D9" w14:textId="77777777" w:rsidR="00B7267E" w:rsidRDefault="00000000">
      <w:pPr>
        <w:pStyle w:val="BodyText"/>
      </w:pPr>
      <w:r>
        <w:rPr>
          <w:b/>
          <w:bCs/>
        </w:rPr>
        <w:t>Contribution</w:t>
      </w:r>
    </w:p>
    <w:p w14:paraId="4D2176DA" w14:textId="77777777" w:rsidR="00B7267E" w:rsidRDefault="00000000">
      <w:pPr>
        <w:pStyle w:val="BodyText"/>
      </w:pPr>
      <w:r>
        <w:t xml:space="preserve">We propose a novel model of methylation values changes with time. While previous approaches used the epigenetic age process to make a chAge/ mortality prediction, we instead focus on modelling the epigenetic age process itself. First we select only sites that have a linear relationship with age. This provides information about how the epigenetic process progresses through time. Doing this step explicitly unsure that any sites that reduce information about the epigenetic process are removed. Then we model the distribution of peoples’ methylation values in those linear sites. This allows us to measure the likelihood of a person, and have a rich metric based not only on the age offset but also on the distribution of the values. Finally, using our knowledge about what a normal eAge process looks like in the population, we infer parameters about specific people themselves. Using a probabilistic </w:t>
      </w:r>
      <w:r>
        <w:lastRenderedPageBreak/>
        <w:t>approach, we are able to see if a person seems to have higher likelihood following different speed than others (acceleration), or having a global offset to all his methylation. Those parameters together offer insight into person’s eAge process and show significant associations with age-related lifestyle factors.</w:t>
      </w:r>
    </w:p>
    <w:p w14:paraId="4D2176DB" w14:textId="77777777" w:rsidR="00B7267E" w:rsidRDefault="00000000">
      <w:pPr>
        <w:pStyle w:val="Heading1"/>
      </w:pPr>
      <w:bookmarkStart w:id="4" w:name="methodology"/>
      <w:bookmarkEnd w:id="0"/>
      <w:r>
        <w:t>Methodology</w:t>
      </w:r>
    </w:p>
    <w:p w14:paraId="4D2176DC" w14:textId="77777777" w:rsidR="00B7267E" w:rsidRDefault="00000000">
      <w:pPr>
        <w:pStyle w:val="FirstParagraph"/>
      </w:pPr>
      <w:r>
        <w:t>Dataset used in this project is Generation Scotland dataset. While the dataset is much bigger, the experiments conducted here looked at 4550 people, each having their DNA methylation measured at 700 000 CpG sites. The age of participants ranged from 19 to 101, majority of them being around 60. It is a cross sectional dataset; everyone had the methylation measurement taken only once. On top of that, participants went through a basic medical checkup (blood pressure, blood test, body fat etc.) and answered a questionnaire with information like their lifestyle (smoking, drinking) and self-declared diseases.</w:t>
      </w:r>
    </w:p>
    <w:p w14:paraId="4D2176DD" w14:textId="77777777" w:rsidR="00B7267E" w:rsidRDefault="00000000">
      <w:pPr>
        <w:pStyle w:val="Heading2"/>
      </w:pPr>
      <w:bookmarkStart w:id="5" w:name="X1fcd1594912eee1a207d551bcbcb9e3420e3418"/>
      <w:r>
        <w:t>Selecting sites linear with respect to time</w:t>
      </w:r>
    </w:p>
    <w:p w14:paraId="4D2176DE" w14:textId="77A943EC" w:rsidR="00B7267E" w:rsidRDefault="00000000">
      <w:pPr>
        <w:pStyle w:val="FirstParagraph"/>
      </w:pPr>
      <w:r>
        <w:t xml:space="preserve">In the first step, we selected only the CpG sites whose changes in methylation values can be explained by age. There is a linear relationship in between them and when age changes, so does the methylation value. This is in contrast with the sites that </w:t>
      </w:r>
      <w:del w:id="6" w:author="DABROWSKI Jan" w:date="2022-09-28T09:21:00Z">
        <w:r w:rsidDel="002D0AA9">
          <w:delText>don’t</w:delText>
        </w:r>
      </w:del>
      <w:ins w:id="7" w:author="DABROWSKI Jan" w:date="2022-09-28T09:21:00Z">
        <w:r w:rsidR="002D0AA9">
          <w:t>do not</w:t>
        </w:r>
      </w:ins>
      <w:r>
        <w:t xml:space="preserve"> offer differentiation in between the methylation value at an early age vs.~at the older age. See the Fig. 4 for examples from Generation Scotland dataset.</w:t>
      </w:r>
    </w:p>
    <w:p w14:paraId="4D2176DF" w14:textId="77777777" w:rsidR="00B7267E" w:rsidRDefault="00000000">
      <w:pPr>
        <w:pStyle w:val="CaptionedFigure"/>
      </w:pPr>
      <w:bookmarkStart w:id="8" w:name="fig:site-types"/>
      <w:r>
        <w:rPr>
          <w:noProof/>
        </w:rPr>
        <w:drawing>
          <wp:inline distT="0" distB="0" distL="0" distR="0" wp14:anchorId="4D21772F" wp14:editId="4D217730">
            <wp:extent cx="5334000" cy="1166507"/>
            <wp:effectExtent l="0" t="0" r="0" b="0"/>
            <wp:docPr id="34" name="Picture" descr="Figure 4: Examples of sites not linear with respect to time therefore discarded in further steps."/>
            <wp:cNvGraphicFramePr/>
            <a:graphic xmlns:a="http://schemas.openxmlformats.org/drawingml/2006/main">
              <a:graphicData uri="http://schemas.openxmlformats.org/drawingml/2006/picture">
                <pic:pic xmlns:pic="http://schemas.openxmlformats.org/drawingml/2006/picture">
                  <pic:nvPicPr>
                    <pic:cNvPr id="35" name="Picture" descr="Figures/site_types.png"/>
                    <pic:cNvPicPr>
                      <a:picLocks noChangeAspect="1" noChangeArrowheads="1"/>
                    </pic:cNvPicPr>
                  </pic:nvPicPr>
                  <pic:blipFill>
                    <a:blip r:embed="rId10"/>
                    <a:stretch>
                      <a:fillRect/>
                    </a:stretch>
                  </pic:blipFill>
                  <pic:spPr bwMode="auto">
                    <a:xfrm>
                      <a:off x="0" y="0"/>
                      <a:ext cx="5334000" cy="1166507"/>
                    </a:xfrm>
                    <a:prstGeom prst="rect">
                      <a:avLst/>
                    </a:prstGeom>
                    <a:noFill/>
                    <a:ln w="9525">
                      <a:noFill/>
                      <a:headEnd/>
                      <a:tailEnd/>
                    </a:ln>
                  </pic:spPr>
                </pic:pic>
              </a:graphicData>
            </a:graphic>
          </wp:inline>
        </w:drawing>
      </w:r>
      <w:bookmarkEnd w:id="8"/>
    </w:p>
    <w:p w14:paraId="4D2176E0" w14:textId="77777777" w:rsidR="00B7267E" w:rsidRDefault="00000000">
      <w:pPr>
        <w:pStyle w:val="ImageCaption"/>
      </w:pPr>
      <w:r>
        <w:t>Figure 4: Examples of sites not linear with respect to time therefore discarded in further steps.</w:t>
      </w:r>
    </w:p>
    <w:p w14:paraId="4D2176E1" w14:textId="77777777" w:rsidR="00B7267E" w:rsidRDefault="00000000">
      <w:pPr>
        <w:pStyle w:val="BodyText"/>
      </w:pPr>
      <w:r>
        <w:t>We select linear sites as a data preparation step to only use the sites that are useful in age prediction. We do this in order to prevent the problem of previous approaches, where training a model with all the sites causes a selection of sites that are disease predicting rather age predicting. See the argument in the Related Work section.</w:t>
      </w:r>
    </w:p>
    <w:p w14:paraId="4D2176E2" w14:textId="770F7E8F" w:rsidR="00B7267E" w:rsidRDefault="00000000">
      <w:pPr>
        <w:pStyle w:val="BodyText"/>
      </w:pPr>
      <w:r>
        <w:t>To select linear sites, we train</w:t>
      </w:r>
      <w:del w:id="9" w:author="DABROWSKI Jan" w:date="2022-09-28T09:22:00Z">
        <w:r w:rsidDel="00E838B0">
          <w:delText xml:space="preserve"> </w:delText>
        </w:r>
        <w:r w:rsidDel="00606021">
          <w:delText>a</w:delText>
        </w:r>
      </w:del>
      <w:r>
        <w:t xml:space="preserve"> linear regression model</w:t>
      </w:r>
      <w:ins w:id="10" w:author="DABROWSKI Jan" w:date="2022-09-28T09:22:00Z">
        <w:r w:rsidR="00E838B0">
          <w:t>s</w:t>
        </w:r>
      </w:ins>
      <w:ins w:id="11" w:author="DABROWSKI Jan" w:date="2022-09-28T09:23:00Z">
        <w:r w:rsidR="00FB049B">
          <w:t>, to associate methylation values and age,</w:t>
        </w:r>
      </w:ins>
      <w:r>
        <w:t xml:space="preserve"> </w:t>
      </w:r>
      <w:del w:id="12" w:author="DABROWSKI Jan" w:date="2022-09-28T09:22:00Z">
        <w:r w:rsidDel="00606021">
          <w:delText>on all</w:delText>
        </w:r>
      </w:del>
      <w:ins w:id="13" w:author="DABROWSKI Jan" w:date="2022-09-28T09:22:00Z">
        <w:r w:rsidR="00606021">
          <w:t>separately for each</w:t>
        </w:r>
      </w:ins>
      <w:r>
        <w:t xml:space="preserve"> CpG site</w:t>
      </w:r>
      <w:del w:id="14" w:author="DABROWSKI Jan" w:date="2022-09-28T09:22:00Z">
        <w:r w:rsidDel="00606021">
          <w:delText>s</w:delText>
        </w:r>
      </w:del>
      <w:r>
        <w:t xml:space="preserve"> and calculate the coefficient of determination statistic (</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w:t>
      </w:r>
      <w:del w:id="15" w:author="DABROWSKI Jan" w:date="2022-09-28T09:21:00Z">
        <w:r w:rsidDel="001B0DA7">
          <w:delText xml:space="preserve">in </w:delText>
        </w:r>
      </w:del>
      <w:del w:id="16" w:author="DABROWSKI Jan" w:date="2022-09-28T09:23:00Z">
        <w:r w:rsidDel="00FB049B">
          <w:delText>between the methylation value and age</w:delText>
        </w:r>
      </w:del>
      <w:r>
        <w:t xml:space="preserve">. </w:t>
      </w:r>
      <w:ins w:id="17" w:author="DABROWSKI Jan" w:date="2022-09-28T09:24:00Z">
        <w:r w:rsidR="00236AD3">
          <w:t xml:space="preserve">Based on </w:t>
        </w:r>
        <w:r w:rsidR="000C335D">
          <w:t>the multimodality evidence</w:t>
        </w:r>
      </w:ins>
      <w:ins w:id="18" w:author="DABROWSKI Jan" w:date="2022-09-28T09:25:00Z">
        <w:r w:rsidR="00577465">
          <w:t xml:space="preserve"> and a study of the </w:t>
        </w:r>
      </w:ins>
      <w:ins w:id="19" w:author="DABROWSKI Jan" w:date="2022-09-28T09:26:00Z">
        <w:r w:rsidR="007E03EB">
          <w:t>variance of methylation</w:t>
        </w:r>
        <w:r w:rsidR="00577465">
          <w:t xml:space="preserve"> </w:t>
        </w:r>
        <w:r w:rsidR="007E03EB">
          <w:t xml:space="preserve">values </w:t>
        </w:r>
      </w:ins>
      <w:ins w:id="20" w:author="DABROWSKI Jan" w:date="2022-09-28T09:25:00Z">
        <w:r w:rsidR="00577465">
          <w:t>associated to each site</w:t>
        </w:r>
      </w:ins>
      <w:ins w:id="21" w:author="DABROWSKI Jan" w:date="2022-09-28T09:24:00Z">
        <w:r w:rsidR="000C335D">
          <w:t xml:space="preserve">, </w:t>
        </w:r>
      </w:ins>
      <w:del w:id="22" w:author="DABROWSKI Jan" w:date="2022-09-28T09:24:00Z">
        <w:r w:rsidDel="000C335D">
          <w:delText>W</w:delText>
        </w:r>
      </w:del>
      <w:ins w:id="23" w:author="DABROWSKI Jan" w:date="2022-09-28T09:24:00Z">
        <w:r w:rsidR="000C335D">
          <w:t>w</w:t>
        </w:r>
      </w:ins>
      <w:r>
        <w:t>e proceed</w:t>
      </w:r>
      <w:del w:id="24" w:author="DABROWSKI Jan" w:date="2022-09-28T09:28:00Z">
        <w:r w:rsidDel="00770C6D">
          <w:delText>ed</w:delText>
        </w:r>
      </w:del>
      <w:r>
        <w:t xml:space="preserve"> to set a threshold of </w:t>
      </w:r>
      <m:oMath>
        <m:sSup>
          <m:sSupPr>
            <m:ctrlPr>
              <w:rPr>
                <w:rFonts w:ascii="Cambria Math" w:hAnsi="Cambria Math"/>
              </w:rPr>
            </m:ctrlPr>
          </m:sSupPr>
          <m:e>
            <m:r>
              <w:rPr>
                <w:rFonts w:ascii="Cambria Math" w:hAnsi="Cambria Math"/>
              </w:rPr>
              <m:t>R</m:t>
            </m:r>
          </m:e>
          <m:sup>
            <m:r>
              <w:rPr>
                <w:rFonts w:ascii="Cambria Math" w:hAnsi="Cambria Math"/>
              </w:rPr>
              <m:t>2</m:t>
            </m:r>
          </m:sup>
        </m:sSup>
        <m:r>
          <m:rPr>
            <m:sty m:val="p"/>
          </m:rPr>
          <w:rPr>
            <w:rFonts w:ascii="Cambria Math" w:hAnsi="Cambria Math"/>
          </w:rPr>
          <m:t>&gt;</m:t>
        </m:r>
        <m:r>
          <w:rPr>
            <w:rFonts w:ascii="Cambria Math" w:hAnsi="Cambria Math"/>
          </w:rPr>
          <m:t>0.1</m:t>
        </m:r>
      </m:oMath>
      <w:r>
        <w:t xml:space="preserve"> to select</w:t>
      </w:r>
      <w:del w:id="25" w:author="DABROWSKI Jan" w:date="2022-09-28T09:27:00Z">
        <w:r w:rsidDel="007E03EB">
          <w:delText xml:space="preserve"> linear</w:delText>
        </w:r>
      </w:del>
      <w:r>
        <w:t xml:space="preserve"> sites</w:t>
      </w:r>
      <w:ins w:id="26" w:author="DABROWSKI Jan" w:date="2022-09-28T09:27:00Z">
        <w:r w:rsidR="007E03EB">
          <w:t xml:space="preserve"> </w:t>
        </w:r>
        <w:r w:rsidR="005701B2">
          <w:t>that will be taken forward to the next stage of analysis</w:t>
        </w:r>
      </w:ins>
      <w:ins w:id="27" w:author="DABROWSKI Jan" w:date="2022-09-28T09:32:00Z">
        <w:r w:rsidR="00A37191">
          <w:t xml:space="preserve"> (s</w:t>
        </w:r>
        <w:r w:rsidR="00A37191">
          <w:t>ee Fig. 5</w:t>
        </w:r>
        <w:r w:rsidR="00A37191">
          <w:t>)</w:t>
        </w:r>
      </w:ins>
      <w:ins w:id="28" w:author="DABROWSKI Jan" w:date="2022-09-28T09:33:00Z">
        <w:r w:rsidR="00A37191">
          <w:t>.</w:t>
        </w:r>
      </w:ins>
      <w:del w:id="29" w:author="DABROWSKI Jan" w:date="2022-09-28T09:32:00Z">
        <w:r w:rsidDel="00A37191">
          <w:delText>.</w:delText>
        </w:r>
      </w:del>
      <w:r>
        <w:t xml:space="preserve"> </w:t>
      </w:r>
      <w:del w:id="30" w:author="DABROWSKI Jan" w:date="2022-09-28T09:28:00Z">
        <w:r w:rsidDel="00643CF7">
          <w:delText xml:space="preserve">We also explored sites that are high in variance. This was motivated by observing the distribution of </w:delText>
        </w:r>
      </w:del>
      <m:oMath>
        <m:sSup>
          <m:sSupPr>
            <m:ctrlPr>
              <w:del w:id="31" w:author="DABROWSKI Jan" w:date="2022-09-28T09:28:00Z">
                <w:rPr>
                  <w:rFonts w:ascii="Cambria Math" w:hAnsi="Cambria Math"/>
                </w:rPr>
              </w:del>
            </m:ctrlPr>
          </m:sSupPr>
          <m:e>
            <m:r>
              <w:del w:id="32" w:author="DABROWSKI Jan" w:date="2022-09-28T09:28:00Z">
                <w:rPr>
                  <w:rFonts w:ascii="Cambria Math" w:hAnsi="Cambria Math"/>
                </w:rPr>
                <m:t>R</m:t>
              </w:del>
            </m:r>
          </m:e>
          <m:sup>
            <m:r>
              <w:del w:id="33" w:author="DABROWSKI Jan" w:date="2022-09-28T09:28:00Z">
                <w:rPr>
                  <w:rFonts w:ascii="Cambria Math" w:hAnsi="Cambria Math"/>
                </w:rPr>
                <m:t>2</m:t>
              </w:del>
            </m:r>
          </m:sup>
        </m:sSup>
      </m:oMath>
      <w:del w:id="34" w:author="DABROWSKI Jan" w:date="2022-09-28T09:28:00Z">
        <w:r w:rsidDel="00643CF7">
          <w:delText xml:space="preserve"> values and how this threshold discards majority of them.</w:delText>
        </w:r>
      </w:del>
      <w:r>
        <w:t xml:space="preserve"> </w:t>
      </w:r>
      <w:del w:id="35" w:author="DABROWSKI Jan" w:date="2022-09-28T09:29:00Z">
        <w:r w:rsidDel="00921DAE">
          <w:delText>It turned out most</w:delText>
        </w:r>
      </w:del>
      <w:ins w:id="36" w:author="DABROWSKI Jan" w:date="2022-09-28T09:29:00Z">
        <w:r w:rsidR="00921DAE">
          <w:t>Most</w:t>
        </w:r>
      </w:ins>
      <w:r>
        <w:t xml:space="preserve"> of</w:t>
      </w:r>
      <w:ins w:id="37" w:author="DABROWSKI Jan" w:date="2022-09-28T09:29:00Z">
        <w:r w:rsidR="00921DAE">
          <w:t xml:space="preserve"> the discarded sites</w:t>
        </w:r>
      </w:ins>
      <w:del w:id="38" w:author="DABROWSKI Jan" w:date="2022-09-28T09:29:00Z">
        <w:r w:rsidDel="00921DAE">
          <w:delText xml:space="preserve"> them</w:delText>
        </w:r>
      </w:del>
      <w:r>
        <w:t xml:space="preserve"> are the </w:t>
      </w:r>
      <w:del w:id="39" w:author="DABROWSKI Jan" w:date="2022-09-28T09:30:00Z">
        <w:r w:rsidDel="0066053B">
          <w:delText xml:space="preserve">very constant </w:delText>
        </w:r>
      </w:del>
      <w:ins w:id="40" w:author="DABROWSKI Jan" w:date="2022-09-28T09:31:00Z">
        <w:r w:rsidR="0049463C">
          <w:lastRenderedPageBreak/>
          <w:t>constant at extreme</w:t>
        </w:r>
      </w:ins>
      <w:ins w:id="41" w:author="DABROWSKI Jan" w:date="2022-09-28T09:30:00Z">
        <w:r w:rsidR="002F57CA">
          <w:t xml:space="preserve"> sites </w:t>
        </w:r>
      </w:ins>
      <w:r>
        <w:t>or multimodal sites</w:t>
      </w:r>
      <w:ins w:id="42" w:author="DABROWSKI Jan" w:date="2022-09-28T09:31:00Z">
        <w:r w:rsidR="0049463C">
          <w:t xml:space="preserve"> </w:t>
        </w:r>
        <w:r w:rsidR="0049463C">
          <w:t xml:space="preserve">(see Figure 4) </w:t>
        </w:r>
      </w:ins>
      <w:r>
        <w:t xml:space="preserve">. </w:t>
      </w:r>
      <w:del w:id="43" w:author="DABROWSKI Jan" w:date="2022-09-28T09:32:00Z">
        <w:r w:rsidDel="005940CD">
          <w:delText xml:space="preserve">See </w:delText>
        </w:r>
      </w:del>
      <w:del w:id="44" w:author="DABROWSKI Jan" w:date="2022-09-28T09:31:00Z">
        <w:r w:rsidDel="0049463C">
          <w:delText xml:space="preserve">figure </w:delText>
        </w:r>
      </w:del>
      <w:del w:id="45" w:author="DABROWSKI Jan" w:date="2022-09-28T09:32:00Z">
        <w:r w:rsidDel="005940CD">
          <w:delText xml:space="preserve">Fig. 5 for the plot of sites </w:delText>
        </w:r>
      </w:del>
      <m:oMath>
        <m:sSup>
          <m:sSupPr>
            <m:ctrlPr>
              <w:del w:id="46" w:author="DABROWSKI Jan" w:date="2022-09-28T09:32:00Z">
                <w:rPr>
                  <w:rFonts w:ascii="Cambria Math" w:hAnsi="Cambria Math"/>
                </w:rPr>
              </w:del>
            </m:ctrlPr>
          </m:sSupPr>
          <m:e>
            <m:r>
              <w:del w:id="47" w:author="DABROWSKI Jan" w:date="2022-09-28T09:32:00Z">
                <w:rPr>
                  <w:rFonts w:ascii="Cambria Math" w:hAnsi="Cambria Math"/>
                </w:rPr>
                <m:t>R</m:t>
              </w:del>
            </m:r>
          </m:e>
          <m:sup>
            <m:r>
              <w:del w:id="48" w:author="DABROWSKI Jan" w:date="2022-09-28T09:32:00Z">
                <w:rPr>
                  <w:rFonts w:ascii="Cambria Math" w:hAnsi="Cambria Math"/>
                </w:rPr>
                <m:t>2</m:t>
              </w:del>
            </m:r>
          </m:sup>
        </m:sSup>
      </m:oMath>
      <w:del w:id="49" w:author="DABROWSKI Jan" w:date="2022-09-28T09:32:00Z">
        <w:r w:rsidDel="005940CD">
          <w:delText xml:space="preserve"> and variance.</w:delText>
        </w:r>
      </w:del>
    </w:p>
    <w:p w14:paraId="4D2176E3" w14:textId="77777777" w:rsidR="00B7267E" w:rsidRDefault="00000000">
      <w:pPr>
        <w:pStyle w:val="CaptionedFigure"/>
      </w:pPr>
      <w:bookmarkStart w:id="50" w:name="fig:site_selection_threshold"/>
      <w:r>
        <w:rPr>
          <w:noProof/>
        </w:rPr>
        <w:drawing>
          <wp:inline distT="0" distB="0" distL="0" distR="0" wp14:anchorId="4D217731" wp14:editId="4D217732">
            <wp:extent cx="5334000" cy="3557530"/>
            <wp:effectExtent l="0" t="0" r="0" b="0"/>
            <wp:docPr id="38" name="Picture" descr="Figure 5: The relationship between the site ((R^2)) and variance. Threshold at 0.1 filters out majority of nonlinear sites."/>
            <wp:cNvGraphicFramePr/>
            <a:graphic xmlns:a="http://schemas.openxmlformats.org/drawingml/2006/main">
              <a:graphicData uri="http://schemas.openxmlformats.org/drawingml/2006/picture">
                <pic:pic xmlns:pic="http://schemas.openxmlformats.org/drawingml/2006/picture">
                  <pic:nvPicPr>
                    <pic:cNvPr id="39" name="Picture" descr="site-selection-threshold.png"/>
                    <pic:cNvPicPr>
                      <a:picLocks noChangeAspect="1" noChangeArrowheads="1"/>
                    </pic:cNvPicPr>
                  </pic:nvPicPr>
                  <pic:blipFill>
                    <a:blip r:embed="rId11"/>
                    <a:stretch>
                      <a:fillRect/>
                    </a:stretch>
                  </pic:blipFill>
                  <pic:spPr bwMode="auto">
                    <a:xfrm>
                      <a:off x="0" y="0"/>
                      <a:ext cx="5334000" cy="3557530"/>
                    </a:xfrm>
                    <a:prstGeom prst="rect">
                      <a:avLst/>
                    </a:prstGeom>
                    <a:noFill/>
                    <a:ln w="9525">
                      <a:noFill/>
                      <a:headEnd/>
                      <a:tailEnd/>
                    </a:ln>
                  </pic:spPr>
                </pic:pic>
              </a:graphicData>
            </a:graphic>
          </wp:inline>
        </w:drawing>
      </w:r>
      <w:bookmarkEnd w:id="50"/>
    </w:p>
    <w:p w14:paraId="4D2176E4" w14:textId="0AD611F7" w:rsidR="00B7267E" w:rsidRDefault="00000000">
      <w:pPr>
        <w:pStyle w:val="ImageCaption"/>
      </w:pPr>
      <w:r>
        <w:t>Figure 5: The relationship between the site ((R^2)) and variance. Threshold at 0.1 filters out majority of</w:t>
      </w:r>
      <w:ins w:id="51" w:author="DABROWSKI Jan" w:date="2022-09-28T09:31:00Z">
        <w:r w:rsidR="005940CD">
          <w:t xml:space="preserve"> the</w:t>
        </w:r>
      </w:ins>
      <w:r>
        <w:t xml:space="preserve"> nonlinear sites.</w:t>
      </w:r>
    </w:p>
    <w:p w14:paraId="4D2176E5" w14:textId="024F1DA2" w:rsidR="00B7267E" w:rsidRDefault="00000000">
      <w:pPr>
        <w:pStyle w:val="BodyText"/>
      </w:pPr>
      <w:r>
        <w:t>To identify the multimodal sites, first, we compute</w:t>
      </w:r>
      <w:del w:id="52" w:author="DABROWSKI Jan" w:date="2022-09-28T09:33:00Z">
        <w:r w:rsidDel="00113F22">
          <w:delText>d</w:delText>
        </w:r>
      </w:del>
      <w:ins w:id="53" w:author="DABROWSKI Jan" w:date="2022-09-28T09:17:00Z">
        <w:r w:rsidR="00E46445">
          <w:t xml:space="preserve"> the</w:t>
        </w:r>
      </w:ins>
      <w:r>
        <w:t xml:space="preserve"> histogram of</w:t>
      </w:r>
      <w:ins w:id="54" w:author="DABROWSKI Jan" w:date="2022-09-28T09:33:00Z">
        <w:r w:rsidR="007A0846">
          <w:t xml:space="preserve"> methylation</w:t>
        </w:r>
      </w:ins>
      <w:del w:id="55" w:author="DABROWSKI Jan" w:date="2022-09-28T09:33:00Z">
        <w:r w:rsidDel="00113F22">
          <w:delText xml:space="preserve"> CpG</w:delText>
        </w:r>
      </w:del>
      <w:r>
        <w:t xml:space="preserve"> values </w:t>
      </w:r>
      <w:ins w:id="56" w:author="DABROWSKI Jan" w:date="2022-09-28T09:33:00Z">
        <w:r w:rsidR="007A0846">
          <w:t xml:space="preserve">associated to a single CpG site </w:t>
        </w:r>
      </w:ins>
      <w:r>
        <w:t xml:space="preserve">and fit a Gaussian Kernel Density Estimate (KDE) </w:t>
      </w:r>
      <w:ins w:id="57" w:author="DABROWSKI Jan" w:date="2022-09-28T09:34:00Z">
        <w:r w:rsidR="00BB6503">
          <w:t>to approximate its</w:t>
        </w:r>
      </w:ins>
      <w:del w:id="58" w:author="DABROWSKI Jan" w:date="2022-09-28T09:34:00Z">
        <w:r w:rsidDel="00BB6503">
          <w:delText>on the resulting</w:delText>
        </w:r>
      </w:del>
      <w:r>
        <w:t xml:space="preserve"> distribution. </w:t>
      </w:r>
      <w:ins w:id="59" w:author="DABROWSKI Jan" w:date="2022-09-28T09:34:00Z">
        <w:r w:rsidR="00BB6503">
          <w:t xml:space="preserve">We then </w:t>
        </w:r>
      </w:ins>
      <w:del w:id="60" w:author="DABROWSKI Jan" w:date="2022-09-28T09:34:00Z">
        <w:r w:rsidDel="00BB6503">
          <w:delText>Then we</w:delText>
        </w:r>
      </w:del>
      <w:r>
        <w:t xml:space="preserve"> use</w:t>
      </w:r>
      <w:del w:id="61" w:author="DABROWSKI Jan" w:date="2022-09-28T09:34:00Z">
        <w:r w:rsidDel="00BB6503">
          <w:delText>d</w:delText>
        </w:r>
      </w:del>
      <w:r>
        <w:t xml:space="preserve"> python’s SciPy signal processing function </w:t>
      </w:r>
      <w:ins w:id="62" w:author="DABROWSKI Jan" w:date="2022-09-28T09:34:00Z">
        <w:r w:rsidR="001F0627">
          <w:t xml:space="preserve">package </w:t>
        </w:r>
      </w:ins>
      <w:r>
        <w:t xml:space="preserve">to </w:t>
      </w:r>
      <w:ins w:id="63" w:author="DABROWSKI Jan" w:date="2022-09-28T09:35:00Z">
        <w:r w:rsidR="001F0627">
          <w:t>detect</w:t>
        </w:r>
      </w:ins>
      <w:del w:id="64" w:author="DABROWSKI Jan" w:date="2022-09-28T09:35:00Z">
        <w:r w:rsidDel="001F0627">
          <w:delText>find</w:delText>
        </w:r>
      </w:del>
      <w:r>
        <w:t xml:space="preserve"> peaks in the distribution. </w:t>
      </w:r>
      <w:del w:id="65" w:author="DABROWSKI Jan" w:date="2022-09-28T09:36:00Z">
        <w:r w:rsidDel="00296470">
          <w:delText>Th</w:delText>
        </w:r>
      </w:del>
      <w:del w:id="66" w:author="DABROWSKI Jan" w:date="2022-09-28T09:35:00Z">
        <w:r w:rsidDel="001F0627">
          <w:delText>e</w:delText>
        </w:r>
      </w:del>
      <w:del w:id="67" w:author="DABROWSKI Jan" w:date="2022-09-28T09:36:00Z">
        <w:r w:rsidDel="00296470">
          <w:delText xml:space="preserve"> package allows </w:delText>
        </w:r>
      </w:del>
      <w:del w:id="68" w:author="DABROWSKI Jan" w:date="2022-09-28T09:35:00Z">
        <w:r w:rsidDel="007F2E6B">
          <w:delText xml:space="preserve">for </w:delText>
        </w:r>
      </w:del>
      <w:del w:id="69" w:author="DABROWSKI Jan" w:date="2022-09-28T09:36:00Z">
        <w:r w:rsidDel="00296470">
          <w:delText xml:space="preserve">a prominence parameter, </w:delText>
        </w:r>
      </w:del>
      <w:del w:id="70" w:author="DABROWSKI Jan" w:date="2022-09-28T09:15:00Z">
        <w:r w:rsidDel="00CC4C59">
          <w:delText xml:space="preserve">which is </w:delText>
        </w:r>
      </w:del>
      <w:del w:id="71" w:author="DABROWSKI Jan" w:date="2022-09-28T09:36:00Z">
        <w:r w:rsidDel="00296470">
          <w:delText xml:space="preserve">defined as </w:delText>
        </w:r>
      </w:del>
      <w:del w:id="72" w:author="DABROWSKI Jan" w:date="2022-09-28T09:15:00Z">
        <w:r w:rsidDel="00CC4C59">
          <w:delText xml:space="preserve">a </w:delText>
        </w:r>
      </w:del>
      <w:del w:id="73" w:author="DABROWSKI Jan" w:date="2022-09-28T09:36:00Z">
        <w:r w:rsidDel="00296470">
          <w:delText>vertical distance from the top of the peak to the surrounding baseline. Handpicking a prominence value suitable to the data at hand produced satisfactory results.</w:delText>
        </w:r>
      </w:del>
    </w:p>
    <w:p w14:paraId="4D2176E6" w14:textId="30BB9FB6" w:rsidR="00B7267E" w:rsidRDefault="00000000">
      <w:pPr>
        <w:pStyle w:val="Heading2"/>
      </w:pPr>
      <w:bookmarkStart w:id="74" w:name="measuring-person-methylation-likelihood"/>
      <w:bookmarkEnd w:id="5"/>
      <w:r>
        <w:t>Measuring person methylation likelihood</w:t>
      </w:r>
      <w:ins w:id="75" w:author="DABROWSKI Jan" w:date="2022-09-28T11:14:00Z">
        <w:r w:rsidR="00340D8A">
          <w:t xml:space="preserve"> </w:t>
        </w:r>
      </w:ins>
    </w:p>
    <w:p w14:paraId="4D2176E7" w14:textId="6B8478AA" w:rsidR="00B7267E" w:rsidRDefault="00000000">
      <w:pPr>
        <w:pStyle w:val="FirstParagraph"/>
      </w:pPr>
      <w:r>
        <w:t xml:space="preserve">Our fundamental measure of </w:t>
      </w:r>
      <w:del w:id="76" w:author="DABROWSKI Jan" w:date="2022-09-28T09:37:00Z">
        <w:r w:rsidDel="00FA2D6E">
          <w:delText xml:space="preserve">person’s </w:delText>
        </w:r>
      </w:del>
      <w:r>
        <w:t xml:space="preserve">biological age </w:t>
      </w:r>
      <w:ins w:id="77" w:author="DABROWSKI Jan" w:date="2022-09-28T09:37:00Z">
        <w:r w:rsidR="00FA2D6E">
          <w:t xml:space="preserve">for an individual </w:t>
        </w:r>
      </w:ins>
      <w:r>
        <w:t xml:space="preserve">is the deviation </w:t>
      </w:r>
      <w:ins w:id="78" w:author="DABROWSKI Jan" w:date="2022-09-28T09:39:00Z">
        <w:r w:rsidR="00BA0279">
          <w:t>of</w:t>
        </w:r>
      </w:ins>
      <w:ins w:id="79" w:author="DABROWSKI Jan" w:date="2022-09-28T09:37:00Z">
        <w:r w:rsidR="00FA2D6E">
          <w:t xml:space="preserve"> their</w:t>
        </w:r>
      </w:ins>
      <w:del w:id="80" w:author="DABROWSKI Jan" w:date="2022-09-28T09:37:00Z">
        <w:r w:rsidDel="00FA2D6E">
          <w:delText>of his</w:delText>
        </w:r>
      </w:del>
      <w:r>
        <w:t xml:space="preserve"> methylation value from what is expected at</w:t>
      </w:r>
      <w:del w:id="81" w:author="DABROWSKI Jan" w:date="2022-09-28T09:40:00Z">
        <w:r w:rsidDel="00EF0D30">
          <w:delText xml:space="preserve"> </w:delText>
        </w:r>
      </w:del>
      <w:del w:id="82" w:author="DABROWSKI Jan" w:date="2022-09-28T09:38:00Z">
        <w:r w:rsidDel="007162F0">
          <w:delText>his</w:delText>
        </w:r>
      </w:del>
      <w:ins w:id="83" w:author="DABROWSKI Jan" w:date="2022-09-28T09:41:00Z">
        <w:r w:rsidR="004F130D">
          <w:t>their</w:t>
        </w:r>
      </w:ins>
      <w:r>
        <w:t xml:space="preserve"> chronological age</w:t>
      </w:r>
      <w:ins w:id="84" w:author="DABROWSKI Jan" w:date="2022-09-28T09:38:00Z">
        <w:r w:rsidR="007162F0">
          <w:t xml:space="preserve"> as observed in </w:t>
        </w:r>
        <w:r w:rsidR="000F7C9D">
          <w:t>cohort data</w:t>
        </w:r>
      </w:ins>
      <w:r>
        <w:t xml:space="preserve">. </w:t>
      </w:r>
      <w:ins w:id="85" w:author="DABROWSKI Jan" w:date="2022-09-28T09:50:00Z">
        <w:r w:rsidR="00A7542C">
          <w:t>In other w</w:t>
        </w:r>
      </w:ins>
      <w:ins w:id="86" w:author="DABROWSKI Jan" w:date="2022-09-28T09:51:00Z">
        <w:r w:rsidR="00A7542C">
          <w:t xml:space="preserve">ords, </w:t>
        </w:r>
      </w:ins>
      <w:del w:id="87" w:author="DABROWSKI Jan" w:date="2022-09-28T09:51:00Z">
        <w:r w:rsidDel="00A7542C">
          <w:delText>W</w:delText>
        </w:r>
      </w:del>
      <w:ins w:id="88" w:author="DABROWSKI Jan" w:date="2022-09-28T09:51:00Z">
        <w:r w:rsidR="00A7542C">
          <w:t>w</w:t>
        </w:r>
      </w:ins>
      <w:r>
        <w:t xml:space="preserve">hen observing a single </w:t>
      </w:r>
      <w:del w:id="89" w:author="DABROWSKI Jan" w:date="2022-09-28T09:51:00Z">
        <w:r w:rsidDel="00A7542C">
          <w:delText xml:space="preserve">linear </w:delText>
        </w:r>
      </w:del>
      <w:r>
        <w:t xml:space="preserve">CpG site, </w:t>
      </w:r>
      <w:ins w:id="90" w:author="DABROWSKI Jan" w:date="2022-09-28T09:51:00Z">
        <w:r w:rsidR="0051024F">
          <w:t xml:space="preserve">associated to </w:t>
        </w:r>
      </w:ins>
      <w:r>
        <w:t>each year is a slice</w:t>
      </w:r>
      <w:del w:id="91" w:author="DABROWSKI Jan" w:date="2022-09-28T09:51:00Z">
        <w:r w:rsidDel="0051024F">
          <w:delText xml:space="preserve"> in which the methylation values of the people fall into a</w:delText>
        </w:r>
      </w:del>
      <w:ins w:id="92" w:author="DABROWSKI Jan" w:date="2022-09-28T09:51:00Z">
        <w:r w:rsidR="0051024F">
          <w:t>of methylation values</w:t>
        </w:r>
      </w:ins>
      <w:r>
        <w:t xml:space="preserve"> distribution. See the Fig. 6 for an example of person aged 60 and his value in a distribution for a given age.</w:t>
      </w:r>
    </w:p>
    <w:p w14:paraId="4D2176E8" w14:textId="77777777" w:rsidR="00B7267E" w:rsidRDefault="00000000">
      <w:pPr>
        <w:pStyle w:val="CaptionedFigure"/>
      </w:pPr>
      <w:bookmarkStart w:id="93" w:name="fig:methylation_value_slice"/>
      <w:r>
        <w:rPr>
          <w:noProof/>
        </w:rPr>
        <w:lastRenderedPageBreak/>
        <w:drawing>
          <wp:inline distT="0" distB="0" distL="0" distR="0" wp14:anchorId="4D217733" wp14:editId="4D217734">
            <wp:extent cx="5334000" cy="1898174"/>
            <wp:effectExtent l="0" t="0" r="0" b="0"/>
            <wp:docPr id="43" name="Picture" descr="Figure 6: A distribution of methylation values for people aged 60 in Generation Scotland. The dot represent a person aged 60 with a methylation value of 0.7 at this CpG site. This value is far from the mean of the distribution."/>
            <wp:cNvGraphicFramePr/>
            <a:graphic xmlns:a="http://schemas.openxmlformats.org/drawingml/2006/main">
              <a:graphicData uri="http://schemas.openxmlformats.org/drawingml/2006/picture">
                <pic:pic xmlns:pic="http://schemas.openxmlformats.org/drawingml/2006/picture">
                  <pic:nvPicPr>
                    <pic:cNvPr id="44" name="Picture" descr="methylation_value_slice.png"/>
                    <pic:cNvPicPr>
                      <a:picLocks noChangeAspect="1" noChangeArrowheads="1"/>
                    </pic:cNvPicPr>
                  </pic:nvPicPr>
                  <pic:blipFill>
                    <a:blip r:embed="rId12"/>
                    <a:stretch>
                      <a:fillRect/>
                    </a:stretch>
                  </pic:blipFill>
                  <pic:spPr bwMode="auto">
                    <a:xfrm>
                      <a:off x="0" y="0"/>
                      <a:ext cx="5334000" cy="1898174"/>
                    </a:xfrm>
                    <a:prstGeom prst="rect">
                      <a:avLst/>
                    </a:prstGeom>
                    <a:noFill/>
                    <a:ln w="9525">
                      <a:noFill/>
                      <a:headEnd/>
                      <a:tailEnd/>
                    </a:ln>
                  </pic:spPr>
                </pic:pic>
              </a:graphicData>
            </a:graphic>
          </wp:inline>
        </w:drawing>
      </w:r>
      <w:bookmarkEnd w:id="93"/>
    </w:p>
    <w:p w14:paraId="4D2176E9" w14:textId="77777777" w:rsidR="00B7267E" w:rsidRDefault="00000000">
      <w:pPr>
        <w:pStyle w:val="ImageCaption"/>
      </w:pPr>
      <w:r>
        <w:t>Figure 6: A distribution of methylation values for people aged 60 in Generation Scotland. The dot represent a person aged 60 with a methylation value of 0.7 at this CpG site. This value is far from the mean of the distribution.</w:t>
      </w:r>
    </w:p>
    <w:p w14:paraId="20BC7D9B" w14:textId="77777777" w:rsidR="001E7760" w:rsidRDefault="00F85FE4">
      <w:pPr>
        <w:pStyle w:val="BodyText"/>
        <w:rPr>
          <w:ins w:id="94" w:author="DABROWSKI Jan" w:date="2022-09-28T10:01:00Z"/>
        </w:rPr>
      </w:pPr>
      <w:ins w:id="95" w:author="DABROWSKI Jan" w:date="2022-09-28T09:53:00Z">
        <w:r>
          <w:t xml:space="preserve">However rather that infering the distribution of methylation values associated to a CpG site from </w:t>
        </w:r>
        <w:r w:rsidR="00242D4D">
          <w:t xml:space="preserve">data for each year separately (or age binning), we turn our attention to modelling. </w:t>
        </w:r>
      </w:ins>
    </w:p>
    <w:p w14:paraId="369C732F" w14:textId="0ECD95E9" w:rsidR="001E7760" w:rsidRDefault="00CB609A">
      <w:pPr>
        <w:pStyle w:val="BodyText"/>
        <w:rPr>
          <w:ins w:id="96" w:author="DABROWSKI Jan" w:date="2022-09-28T10:29:00Z"/>
        </w:rPr>
      </w:pPr>
      <w:ins w:id="97" w:author="DABROWSKI Jan" w:date="2022-09-28T10:27:00Z">
        <w:r>
          <w:t>First let us set some notation</w:t>
        </w:r>
      </w:ins>
      <w:ins w:id="98" w:author="DABROWSKI Jan" w:date="2022-09-28T10:28:00Z">
        <w:r>
          <w:t xml:space="preserve">. </w:t>
        </w:r>
        <w:r w:rsidR="007B6BBC">
          <w:t>Methylation data associate</w:t>
        </w:r>
        <w:r w:rsidR="0037572E">
          <w:t>d to an individual</w:t>
        </w:r>
      </w:ins>
      <w:ins w:id="99" w:author="DABROWSKI Jan" w:date="2022-09-28T10:29:00Z">
        <w:r w:rsidR="0037572E">
          <w:t>, j</w:t>
        </w:r>
        <w:r w:rsidR="00835982">
          <w:t>,</w:t>
        </w:r>
      </w:ins>
      <w:ins w:id="100" w:author="DABROWSKI Jan" w:date="2022-09-28T10:28:00Z">
        <w:r w:rsidR="0037572E">
          <w:t xml:space="preserve"> can be interpre</w:t>
        </w:r>
      </w:ins>
      <w:ins w:id="101" w:author="DABROWSKI Jan" w:date="2022-09-28T10:29:00Z">
        <w:r w:rsidR="0037572E">
          <w:t>ted as a highly dimensional vector</w:t>
        </w:r>
        <w:r w:rsidR="00835982">
          <w:t>,</w:t>
        </w:r>
      </w:ins>
    </w:p>
    <w:p w14:paraId="7FFCCC4E" w14:textId="26B8F249" w:rsidR="00835982" w:rsidRDefault="00835982">
      <w:pPr>
        <w:pStyle w:val="BodyText"/>
        <w:rPr>
          <w:ins w:id="102" w:author="DABROWSKI Jan" w:date="2022-09-28T10:29:00Z"/>
        </w:rPr>
      </w:pPr>
      <w:ins w:id="103" w:author="DABROWSKI Jan" w:date="2022-09-28T10:29:00Z">
        <w:r>
          <w:t>$m_j = (m_j ^0, …., m_j^N, t_j),</w:t>
        </w:r>
      </w:ins>
    </w:p>
    <w:p w14:paraId="2033B496" w14:textId="517F9FC0" w:rsidR="00835982" w:rsidRDefault="00835982">
      <w:pPr>
        <w:pStyle w:val="BodyText"/>
        <w:rPr>
          <w:ins w:id="104" w:author="DABROWSKI Jan" w:date="2022-09-28T10:01:00Z"/>
        </w:rPr>
      </w:pPr>
      <w:ins w:id="105" w:author="DABROWSKI Jan" w:date="2022-09-28T10:29:00Z">
        <w:r>
          <w:t>Where m_j^</w:t>
        </w:r>
      </w:ins>
      <w:ins w:id="106" w:author="DABROWSKI Jan" w:date="2022-09-28T10:30:00Z">
        <w:r>
          <w:t>i</w:t>
        </w:r>
      </w:ins>
      <w:ins w:id="107" w:author="DABROWSKI Jan" w:date="2022-09-28T10:29:00Z">
        <w:r>
          <w:t xml:space="preserve"> are</w:t>
        </w:r>
      </w:ins>
      <w:ins w:id="108" w:author="DABROWSKI Jan" w:date="2022-09-28T10:30:00Z">
        <w:r>
          <w:t xml:space="preserve"> the methylation </w:t>
        </w:r>
        <w:r w:rsidR="00751B43">
          <w:t xml:space="preserve">levels of individual i in </w:t>
        </w:r>
      </w:ins>
    </w:p>
    <w:p w14:paraId="18ABDC93" w14:textId="2329C8C7" w:rsidR="00CB609A" w:rsidRDefault="00CB609A">
      <w:pPr>
        <w:pStyle w:val="BodyText"/>
        <w:rPr>
          <w:ins w:id="109" w:author="DABROWSKI Jan" w:date="2022-09-28T10:27:00Z"/>
        </w:rPr>
      </w:pPr>
      <w:ins w:id="110" w:author="DABROWSKI Jan" w:date="2022-09-28T10:27:00Z">
        <w:r>
          <w:t># Linear model</w:t>
        </w:r>
      </w:ins>
    </w:p>
    <w:p w14:paraId="3B10983D" w14:textId="433AE025" w:rsidR="001E11A9" w:rsidRDefault="001E7760">
      <w:pPr>
        <w:pStyle w:val="BodyText"/>
        <w:rPr>
          <w:ins w:id="111" w:author="DABROWSKI Jan" w:date="2022-09-28T10:04:00Z"/>
        </w:rPr>
      </w:pPr>
      <w:ins w:id="112" w:author="DABROWSKI Jan" w:date="2022-09-28T10:01:00Z">
        <w:r>
          <w:t>A simple</w:t>
        </w:r>
      </w:ins>
      <w:ins w:id="113" w:author="DABROWSKI Jan" w:date="2022-09-28T10:02:00Z">
        <w:r>
          <w:t xml:space="preserve"> model</w:t>
        </w:r>
      </w:ins>
      <w:ins w:id="114" w:author="DABROWSKI Jan" w:date="2022-09-28T10:19:00Z">
        <w:r w:rsidR="001A1AC9">
          <w:t xml:space="preserve">, </w:t>
        </w:r>
      </w:ins>
      <w:ins w:id="115" w:author="DABROWSKI Jan" w:date="2022-09-28T10:20:00Z">
        <w:r w:rsidR="004B3E64">
          <w:t>$\mathcal{M}_lin$</w:t>
        </w:r>
      </w:ins>
      <w:ins w:id="116" w:author="DABROWSKI Jan" w:date="2022-09-28T10:19:00Z">
        <w:r w:rsidR="001A1AC9">
          <w:t>,</w:t>
        </w:r>
      </w:ins>
      <w:ins w:id="117" w:author="DABROWSKI Jan" w:date="2022-09-28T10:02:00Z">
        <w:r>
          <w:t xml:space="preserve"> based on </w:t>
        </w:r>
        <w:r w:rsidR="00127647">
          <w:t>previously developed methylation clocks,</w:t>
        </w:r>
      </w:ins>
      <w:ins w:id="118" w:author="DABROWSKI Jan" w:date="2022-09-28T09:53:00Z">
        <w:r w:rsidR="00242D4D">
          <w:t xml:space="preserve"> assume</w:t>
        </w:r>
      </w:ins>
      <w:ins w:id="119" w:author="DABROWSKI Jan" w:date="2022-09-28T10:02:00Z">
        <w:r w:rsidR="00127647">
          <w:t>s</w:t>
        </w:r>
      </w:ins>
      <w:ins w:id="120" w:author="DABROWSKI Jan" w:date="2022-09-28T09:53:00Z">
        <w:r w:rsidR="00242D4D">
          <w:t xml:space="preserve"> tha</w:t>
        </w:r>
      </w:ins>
      <w:ins w:id="121" w:author="DABROWSKI Jan" w:date="2022-09-28T09:54:00Z">
        <w:r w:rsidR="00242D4D">
          <w:t xml:space="preserve">t the distribution of methylation values at time t$ </w:t>
        </w:r>
      </w:ins>
      <w:del w:id="122" w:author="DABROWSKI Jan" w:date="2022-09-28T09:54:00Z">
        <w:r w:rsidR="00000000" w:rsidDel="0003594E">
          <w:delText>This distribution</w:delText>
        </w:r>
      </w:del>
      <w:r w:rsidR="00000000">
        <w:t xml:space="preserve"> can be approximated by a normal distribution</w:t>
      </w:r>
      <w:ins w:id="123" w:author="DABROWSKI Jan" w:date="2022-09-28T09:54:00Z">
        <w:r w:rsidR="0003594E">
          <w:t xml:space="preserve"> with a</w:t>
        </w:r>
        <w:r w:rsidR="004C1886">
          <w:t xml:space="preserve"> </w:t>
        </w:r>
        <w:r w:rsidR="0003594E">
          <w:t>mean</w:t>
        </w:r>
      </w:ins>
      <w:ins w:id="124" w:author="DABROWSKI Jan" w:date="2022-09-28T10:03:00Z">
        <w:r w:rsidR="00127647">
          <w:t xml:space="preserve"> </w:t>
        </w:r>
      </w:ins>
      <w:ins w:id="125" w:author="DABROWSKI Jan" w:date="2022-09-28T09:54:00Z">
        <w:r w:rsidR="004C1886">
          <w:t>that increase</w:t>
        </w:r>
      </w:ins>
      <w:ins w:id="126" w:author="DABROWSKI Jan" w:date="2022-09-28T10:03:00Z">
        <w:r w:rsidR="00127647">
          <w:t>s</w:t>
        </w:r>
      </w:ins>
      <w:ins w:id="127" w:author="DABROWSKI Jan" w:date="2022-09-28T09:54:00Z">
        <w:r w:rsidR="004C1886">
          <w:t xml:space="preserve"> linearly with</w:t>
        </w:r>
      </w:ins>
      <w:ins w:id="128" w:author="DABROWSKI Jan" w:date="2022-09-28T09:55:00Z">
        <w:r w:rsidR="004C1886">
          <w:t xml:space="preserve"> time</w:t>
        </w:r>
      </w:ins>
      <w:ins w:id="129" w:author="DABROWSKI Jan" w:date="2022-09-28T10:03:00Z">
        <w:r w:rsidR="00127647">
          <w:t xml:space="preserve"> and a constant variance</w:t>
        </w:r>
      </w:ins>
      <w:r w:rsidR="00000000">
        <w:t xml:space="preserve">. </w:t>
      </w:r>
      <w:ins w:id="130" w:author="DABROWSKI Jan" w:date="2022-09-28T10:03:00Z">
        <w:r w:rsidR="001E11A9">
          <w:t>That is, the distribution of methylation values for a CpG site</w:t>
        </w:r>
      </w:ins>
      <w:ins w:id="131" w:author="DABROWSKI Jan" w:date="2022-09-28T10:04:00Z">
        <w:r w:rsidR="00AA5C95">
          <w:t xml:space="preserve"> </w:t>
        </w:r>
      </w:ins>
      <m:oMath>
        <m:r>
          <w:ins w:id="132" w:author="DABROWSKI Jan" w:date="2022-09-28T10:21:00Z">
            <w:rPr>
              <w:rFonts w:ascii="Cambria Math" w:hAnsi="Cambria Math"/>
            </w:rPr>
            <m:t>$</m:t>
          </w:ins>
        </m:r>
        <m:r>
          <w:ins w:id="133" w:author="DABROWSKI Jan" w:date="2022-09-28T10:04:00Z">
            <w:rPr>
              <w:rFonts w:ascii="Cambria Math" w:hAnsi="Cambria Math"/>
            </w:rPr>
            <m:t>i</m:t>
          </w:ins>
        </m:r>
        <m:r>
          <w:ins w:id="134" w:author="DABROWSKI Jan" w:date="2022-09-28T10:21:00Z">
            <w:rPr>
              <w:rFonts w:ascii="Cambria Math" w:hAnsi="Cambria Math"/>
            </w:rPr>
            <m:t>$</m:t>
          </w:ins>
        </m:r>
      </m:oMath>
      <w:ins w:id="135" w:author="DABROWSKI Jan" w:date="2022-09-28T10:21:00Z">
        <w:r w:rsidR="004B3E64">
          <w:rPr>
            <w:rFonts w:eastAsiaTheme="minorEastAsia"/>
          </w:rPr>
          <w:t xml:space="preserve"> follows a </w:t>
        </w:r>
      </w:ins>
      <w:ins w:id="136" w:author="DABROWSKI Jan" w:date="2022-09-28T10:17:00Z">
        <w:r w:rsidR="00CE6D5C">
          <w:t>normal distribution,</w:t>
        </w:r>
      </w:ins>
    </w:p>
    <w:p w14:paraId="773AADCB" w14:textId="131E97B3" w:rsidR="001E11A9" w:rsidRDefault="001E11A9" w:rsidP="001E11A9">
      <w:pPr>
        <w:pStyle w:val="BodyText"/>
        <w:rPr>
          <w:ins w:id="137" w:author="DABROWSKI Jan" w:date="2022-09-28T10:04:00Z"/>
        </w:rPr>
      </w:pPr>
      <m:oMathPara>
        <m:oMathParaPr>
          <m:jc m:val="center"/>
        </m:oMathParaPr>
        <m:oMath>
          <m:r>
            <w:ins w:id="138" w:author="DABROWSKI Jan" w:date="2022-09-28T10:04:00Z">
              <m:rPr>
                <m:scr m:val="script"/>
                <m:sty m:val="p"/>
              </m:rPr>
              <w:rPr>
                <w:rFonts w:ascii="Cambria Math" w:hAnsi="Cambria Math"/>
              </w:rPr>
              <m:t>N</m:t>
            </w:ins>
          </m:r>
          <m:d>
            <m:dPr>
              <m:ctrlPr>
                <w:ins w:id="139" w:author="DABROWSKI Jan" w:date="2022-09-28T10:04:00Z">
                  <w:rPr>
                    <w:rFonts w:ascii="Cambria Math" w:hAnsi="Cambria Math"/>
                  </w:rPr>
                </w:ins>
              </m:ctrlPr>
            </m:dPr>
            <m:e>
              <m:r>
                <w:ins w:id="140" w:author="DABROWSKI Jan" w:date="2022-09-28T10:04:00Z">
                  <w:rPr>
                    <w:rFonts w:ascii="Cambria Math" w:hAnsi="Cambria Math"/>
                  </w:rPr>
                  <m:t> μ</m:t>
                </w:ins>
              </m:r>
              <m:r>
                <w:ins w:id="141" w:author="DABROWSKI Jan" w:date="2022-09-28T10:16:00Z">
                  <w:rPr>
                    <w:rFonts w:ascii="Cambria Math" w:hAnsi="Cambria Math"/>
                  </w:rPr>
                  <m:t>(t)</m:t>
                </w:ins>
              </m:r>
              <m:r>
                <w:ins w:id="142" w:author="DABROWSKI Jan" w:date="2022-09-28T10:04:00Z">
                  <m:rPr>
                    <m:sty m:val="p"/>
                  </m:rPr>
                  <w:rPr>
                    <w:rFonts w:ascii="Cambria Math" w:hAnsi="Cambria Math"/>
                  </w:rPr>
                  <m:t>=</m:t>
                </w:ins>
              </m:r>
              <m:r>
                <w:ins w:id="143" w:author="DABROWSKI Jan" w:date="2022-09-28T10:04:00Z">
                  <w:rPr>
                    <w:rFonts w:ascii="Cambria Math" w:hAnsi="Cambria Math"/>
                  </w:rPr>
                  <m:t>a</m:t>
                </w:ins>
              </m:r>
              <m:r>
                <w:ins w:id="144" w:author="DABROWSKI Jan" w:date="2022-09-28T10:04:00Z">
                  <w:rPr>
                    <w:rFonts w:ascii="Cambria Math" w:hAnsi="Cambria Math"/>
                  </w:rPr>
                  <m:t>_i</m:t>
                </w:ins>
              </m:r>
              <m:r>
                <w:ins w:id="145" w:author="DABROWSKI Jan" w:date="2022-09-28T10:04:00Z">
                  <w:rPr>
                    <w:rFonts w:ascii="Cambria Math" w:hAnsi="Cambria Math"/>
                  </w:rPr>
                  <m:t>t</m:t>
                </w:ins>
              </m:r>
              <m:r>
                <w:ins w:id="146" w:author="DABROWSKI Jan" w:date="2022-09-28T10:04:00Z">
                  <m:rPr>
                    <m:sty m:val="p"/>
                  </m:rPr>
                  <w:rPr>
                    <w:rFonts w:ascii="Cambria Math" w:hAnsi="Cambria Math"/>
                  </w:rPr>
                  <m:t>+</m:t>
                </w:ins>
              </m:r>
              <m:r>
                <w:ins w:id="147" w:author="DABROWSKI Jan" w:date="2022-09-28T10:04:00Z">
                  <w:rPr>
                    <w:rFonts w:ascii="Cambria Math" w:hAnsi="Cambria Math"/>
                  </w:rPr>
                  <m:t>b</m:t>
                </w:ins>
              </m:r>
              <m:r>
                <w:ins w:id="148" w:author="DABROWSKI Jan" w:date="2022-09-28T10:04:00Z">
                  <w:rPr>
                    <w:rFonts w:ascii="Cambria Math" w:hAnsi="Cambria Math"/>
                  </w:rPr>
                  <m:t>_i</m:t>
                </w:ins>
              </m:r>
              <m:r>
                <w:ins w:id="149" w:author="DABROWSKI Jan" w:date="2022-09-28T10:04:00Z">
                  <m:rPr>
                    <m:sty m:val="p"/>
                  </m:rPr>
                  <w:rPr>
                    <w:rFonts w:ascii="Cambria Math" w:hAnsi="Cambria Math"/>
                  </w:rPr>
                  <m:t>,</m:t>
                </w:ins>
              </m:r>
              <m:r>
                <w:ins w:id="150" w:author="DABROWSKI Jan" w:date="2022-09-28T10:04:00Z">
                  <w:rPr>
                    <w:rFonts w:ascii="Cambria Math" w:hAnsi="Cambria Math"/>
                  </w:rPr>
                  <m:t> σ</m:t>
                </w:ins>
              </m:r>
              <m:r>
                <w:ins w:id="151" w:author="DABROWSKI Jan" w:date="2022-09-28T10:04:00Z">
                  <m:rPr>
                    <m:sty m:val="p"/>
                  </m:rPr>
                  <w:rPr>
                    <w:rFonts w:ascii="Cambria Math" w:hAnsi="Cambria Math"/>
                  </w:rPr>
                  <m:t>=</m:t>
                </w:ins>
              </m:r>
              <m:r>
                <w:ins w:id="152" w:author="DABROWSKI Jan" w:date="2022-09-28T10:04:00Z">
                  <w:rPr>
                    <w:rFonts w:ascii="Cambria Math" w:hAnsi="Cambria Math"/>
                  </w:rPr>
                  <m:t>c</m:t>
                </w:ins>
              </m:r>
              <m:r>
                <w:ins w:id="153" w:author="DABROWSKI Jan" w:date="2022-09-28T10:04:00Z">
                  <w:rPr>
                    <w:rFonts w:ascii="Cambria Math" w:hAnsi="Cambria Math"/>
                  </w:rPr>
                  <m:t>_i</m:t>
                </w:ins>
              </m:r>
              <m:r>
                <w:ins w:id="154" w:author="DABROWSKI Jan" w:date="2022-09-28T10:04:00Z">
                  <w:rPr>
                    <w:rFonts w:ascii="Cambria Math" w:hAnsi="Cambria Math"/>
                  </w:rPr>
                  <m:t> </m:t>
                </w:ins>
              </m:r>
            </m:e>
          </m:d>
          <m:r>
            <w:ins w:id="155" w:author="DABROWSKI Jan" w:date="2022-09-28T10:04:00Z">
              <w:rPr>
                <w:rFonts w:ascii="Cambria Math" w:eastAsiaTheme="minorEastAsia" w:hAnsi="Cambria Math"/>
              </w:rPr>
              <m:t>,</m:t>
            </w:ins>
          </m:r>
        </m:oMath>
      </m:oMathPara>
    </w:p>
    <w:p w14:paraId="789F76A6" w14:textId="12881E48" w:rsidR="00AD6CE5" w:rsidRDefault="00AA5C95">
      <w:pPr>
        <w:pStyle w:val="BodyText"/>
        <w:rPr>
          <w:ins w:id="156" w:author="DABROWSKI Jan" w:date="2022-09-28T10:22:00Z"/>
        </w:rPr>
      </w:pPr>
      <w:ins w:id="157" w:author="DABROWSKI Jan" w:date="2022-09-28T10:04:00Z">
        <w:r>
          <w:t xml:space="preserve">where </w:t>
        </w:r>
        <w:r w:rsidR="006A058C">
          <w:t>a_i and b_i</w:t>
        </w:r>
      </w:ins>
      <w:ins w:id="158" w:author="DABROWSKI Jan" w:date="2022-09-28T10:05:00Z">
        <w:r w:rsidR="006A058C">
          <w:t xml:space="preserve">  control the </w:t>
        </w:r>
      </w:ins>
      <w:ins w:id="159" w:author="DABROWSKI Jan" w:date="2022-09-28T10:16:00Z">
        <w:r w:rsidR="00D15D77">
          <w:t xml:space="preserve">linear </w:t>
        </w:r>
      </w:ins>
      <w:ins w:id="160" w:author="DABROWSKI Jan" w:date="2022-09-28T10:05:00Z">
        <w:r w:rsidR="006A058C">
          <w:t xml:space="preserve">time evolution of the mean </w:t>
        </w:r>
        <w:r w:rsidR="00054F88">
          <w:t>and</w:t>
        </w:r>
      </w:ins>
      <w:ins w:id="161" w:author="DABROWSKI Jan" w:date="2022-09-28T10:17:00Z">
        <w:r w:rsidR="00E9745D">
          <w:t xml:space="preserve"> c_i the variance</w:t>
        </w:r>
      </w:ins>
      <w:ins w:id="162" w:author="DABROWSKI Jan" w:date="2022-09-28T10:18:00Z">
        <w:r w:rsidR="0061208F">
          <w:t>.</w:t>
        </w:r>
      </w:ins>
      <w:ins w:id="163" w:author="DABROWSKI Jan" w:date="2022-09-28T10:22:00Z">
        <w:r w:rsidR="004B3E64">
          <w:t xml:space="preserve"> The probability associated to this model for a given choice of parameters is then </w:t>
        </w:r>
      </w:ins>
    </w:p>
    <w:p w14:paraId="1510FFC4" w14:textId="77777777" w:rsidR="00AD6CE5" w:rsidRDefault="00AD6CE5" w:rsidP="00AD6CE5">
      <w:pPr>
        <w:pStyle w:val="BodyText"/>
        <w:rPr>
          <w:ins w:id="164" w:author="DABROWSKI Jan" w:date="2022-09-28T10:22:00Z"/>
        </w:rPr>
      </w:pPr>
      <m:oMathPara>
        <m:oMathParaPr>
          <m:jc m:val="center"/>
        </m:oMathParaPr>
        <m:oMath>
          <m:r>
            <w:ins w:id="165" w:author="DABROWSKI Jan" w:date="2022-09-28T10:22:00Z">
              <w:rPr>
                <w:rFonts w:ascii="Cambria Math" w:hAnsi="Cambria Math"/>
              </w:rPr>
              <m:t>P</m:t>
            </w:ins>
          </m:r>
          <m:d>
            <m:dPr>
              <m:ctrlPr>
                <w:ins w:id="166" w:author="DABROWSKI Jan" w:date="2022-09-28T10:22:00Z">
                  <w:rPr>
                    <w:rFonts w:ascii="Cambria Math" w:hAnsi="Cambria Math"/>
                  </w:rPr>
                </w:ins>
              </m:ctrlPr>
            </m:dPr>
            <m:e>
              <m:r>
                <w:ins w:id="167" w:author="DABROWSKI Jan" w:date="2022-09-28T10:22:00Z">
                  <w:rPr>
                    <w:rFonts w:ascii="Cambria Math" w:hAnsi="Cambria Math"/>
                  </w:rPr>
                  <m:t>m</m:t>
                </w:ins>
              </m:r>
              <m:r>
                <w:ins w:id="168" w:author="DABROWSKI Jan" w:date="2022-09-28T10:22:00Z">
                  <m:rPr>
                    <m:sty m:val="p"/>
                  </m:rPr>
                  <w:rPr>
                    <w:rFonts w:ascii="Cambria Math" w:hAnsi="Cambria Math"/>
                  </w:rPr>
                  <m:t>|</m:t>
                </w:ins>
              </m:r>
              <m:r>
                <w:ins w:id="169" w:author="DABROWSKI Jan" w:date="2022-09-28T10:22:00Z">
                  <w:rPr>
                    <w:rFonts w:ascii="Cambria Math" w:hAnsi="Cambria Math"/>
                  </w:rPr>
                  <m:t>t</m:t>
                </w:ins>
              </m:r>
              <m:r>
                <w:ins w:id="170" w:author="DABROWSKI Jan" w:date="2022-09-28T10:22:00Z">
                  <m:rPr>
                    <m:sty m:val="p"/>
                  </m:rPr>
                  <w:rPr>
                    <w:rFonts w:ascii="Cambria Math" w:hAnsi="Cambria Math"/>
                  </w:rPr>
                  <m:t>,</m:t>
                </w:ins>
              </m:r>
              <m:sSub>
                <m:sSubPr>
                  <m:ctrlPr>
                    <w:ins w:id="171" w:author="DABROWSKI Jan" w:date="2022-09-28T10:22:00Z">
                      <w:rPr>
                        <w:rFonts w:ascii="Cambria Math" w:hAnsi="Cambria Math"/>
                      </w:rPr>
                    </w:ins>
                  </m:ctrlPr>
                </m:sSubPr>
                <m:e>
                  <m:r>
                    <w:ins w:id="172" w:author="DABROWSKI Jan" w:date="2022-09-28T10:22:00Z">
                      <w:rPr>
                        <w:rFonts w:ascii="Cambria Math" w:hAnsi="Cambria Math"/>
                      </w:rPr>
                      <m:t>a</m:t>
                    </w:ins>
                  </m:r>
                </m:e>
                <m:sub>
                  <m:r>
                    <w:ins w:id="173" w:author="DABROWSKI Jan" w:date="2022-09-28T10:22:00Z">
                      <w:rPr>
                        <w:rFonts w:ascii="Cambria Math" w:hAnsi="Cambria Math"/>
                      </w:rPr>
                      <m:t>i</m:t>
                    </w:ins>
                  </m:r>
                </m:sub>
              </m:sSub>
              <m:r>
                <w:ins w:id="174" w:author="DABROWSKI Jan" w:date="2022-09-28T10:22:00Z">
                  <m:rPr>
                    <m:sty m:val="p"/>
                  </m:rPr>
                  <w:rPr>
                    <w:rFonts w:ascii="Cambria Math" w:hAnsi="Cambria Math"/>
                  </w:rPr>
                  <m:t>,</m:t>
                </w:ins>
              </m:r>
              <m:sSub>
                <m:sSubPr>
                  <m:ctrlPr>
                    <w:ins w:id="175" w:author="DABROWSKI Jan" w:date="2022-09-28T10:22:00Z">
                      <w:rPr>
                        <w:rFonts w:ascii="Cambria Math" w:hAnsi="Cambria Math"/>
                      </w:rPr>
                    </w:ins>
                  </m:ctrlPr>
                </m:sSubPr>
                <m:e>
                  <m:r>
                    <w:ins w:id="176" w:author="DABROWSKI Jan" w:date="2022-09-28T10:22:00Z">
                      <w:rPr>
                        <w:rFonts w:ascii="Cambria Math" w:hAnsi="Cambria Math"/>
                      </w:rPr>
                      <m:t>b</m:t>
                    </w:ins>
                  </m:r>
                </m:e>
                <m:sub>
                  <m:r>
                    <w:ins w:id="177" w:author="DABROWSKI Jan" w:date="2022-09-28T10:22:00Z">
                      <w:rPr>
                        <w:rFonts w:ascii="Cambria Math" w:hAnsi="Cambria Math"/>
                      </w:rPr>
                      <m:t>i</m:t>
                    </w:ins>
                  </m:r>
                </m:sub>
              </m:sSub>
              <m:r>
                <w:ins w:id="178" w:author="DABROWSKI Jan" w:date="2022-09-28T10:22:00Z">
                  <m:rPr>
                    <m:sty m:val="p"/>
                  </m:rPr>
                  <w:rPr>
                    <w:rFonts w:ascii="Cambria Math" w:hAnsi="Cambria Math"/>
                  </w:rPr>
                  <m:t>,</m:t>
                </w:ins>
              </m:r>
              <m:sSub>
                <m:sSubPr>
                  <m:ctrlPr>
                    <w:ins w:id="179" w:author="DABROWSKI Jan" w:date="2022-09-28T10:22:00Z">
                      <w:rPr>
                        <w:rFonts w:ascii="Cambria Math" w:hAnsi="Cambria Math"/>
                      </w:rPr>
                    </w:ins>
                  </m:ctrlPr>
                </m:sSubPr>
                <m:e>
                  <m:r>
                    <w:ins w:id="180" w:author="DABROWSKI Jan" w:date="2022-09-28T10:22:00Z">
                      <w:rPr>
                        <w:rFonts w:ascii="Cambria Math" w:hAnsi="Cambria Math"/>
                      </w:rPr>
                      <m:t>c</m:t>
                    </w:ins>
                  </m:r>
                </m:e>
                <m:sub>
                  <m:r>
                    <w:ins w:id="181" w:author="DABROWSKI Jan" w:date="2022-09-28T10:22:00Z">
                      <w:rPr>
                        <w:rFonts w:ascii="Cambria Math" w:hAnsi="Cambria Math"/>
                      </w:rPr>
                      <m:t>i</m:t>
                    </w:ins>
                  </m:r>
                </m:sub>
              </m:sSub>
            </m:e>
          </m:d>
          <m:r>
            <w:ins w:id="182" w:author="DABROWSKI Jan" w:date="2022-09-28T10:22:00Z">
              <m:rPr>
                <m:sty m:val="p"/>
              </m:rPr>
              <w:rPr>
                <w:rFonts w:ascii="Cambria Math" w:hAnsi="Cambria Math"/>
              </w:rPr>
              <m:t>=</m:t>
            </w:ins>
          </m:r>
          <m:nary>
            <m:naryPr>
              <m:chr m:val="∏"/>
              <m:limLoc m:val="undOvr"/>
              <m:supHide m:val="1"/>
              <m:ctrlPr>
                <w:ins w:id="183" w:author="DABROWSKI Jan" w:date="2022-09-28T10:22:00Z">
                  <w:rPr>
                    <w:rFonts w:ascii="Cambria Math" w:hAnsi="Cambria Math"/>
                  </w:rPr>
                </w:ins>
              </m:ctrlPr>
            </m:naryPr>
            <m:sub>
              <m:r>
                <w:ins w:id="184" w:author="DABROWSKI Jan" w:date="2022-09-28T10:22:00Z">
                  <w:rPr>
                    <w:rFonts w:ascii="Cambria Math" w:hAnsi="Cambria Math"/>
                  </w:rPr>
                  <m:t>i</m:t>
                </w:ins>
              </m:r>
            </m:sub>
            <m:sup>
              <m:r>
                <w:ins w:id="185" w:author="DABROWSKI Jan" w:date="2022-09-28T10:22:00Z">
                  <w:rPr>
                    <w:rFonts w:ascii="Cambria Math" w:hAnsi="Cambria Math"/>
                  </w:rPr>
                  <m:t>​</m:t>
                </w:ins>
              </m:r>
            </m:sup>
            <m:e>
              <m:sSub>
                <m:sSubPr>
                  <m:ctrlPr>
                    <w:ins w:id="186" w:author="DABROWSKI Jan" w:date="2022-09-28T10:22:00Z">
                      <w:rPr>
                        <w:rFonts w:ascii="Cambria Math" w:hAnsi="Cambria Math"/>
                      </w:rPr>
                    </w:ins>
                  </m:ctrlPr>
                </m:sSubPr>
                <m:e>
                  <m:r>
                    <w:ins w:id="187" w:author="DABROWSKI Jan" w:date="2022-09-28T10:22:00Z">
                      <m:rPr>
                        <m:scr m:val="script"/>
                        <m:sty m:val="p"/>
                      </m:rPr>
                      <w:rPr>
                        <w:rFonts w:ascii="Cambria Math" w:hAnsi="Cambria Math"/>
                      </w:rPr>
                      <m:t>N</m:t>
                    </w:ins>
                  </m:r>
                </m:e>
                <m:sub>
                  <m:r>
                    <w:ins w:id="188" w:author="DABROWSKI Jan" w:date="2022-09-28T10:22:00Z">
                      <w:rPr>
                        <w:rFonts w:ascii="Cambria Math" w:hAnsi="Cambria Math"/>
                      </w:rPr>
                      <m:t>pdf</m:t>
                    </w:ins>
                  </m:r>
                </m:sub>
              </m:sSub>
            </m:e>
          </m:nary>
          <m:d>
            <m:dPr>
              <m:ctrlPr>
                <w:ins w:id="189" w:author="DABROWSKI Jan" w:date="2022-09-28T10:22:00Z">
                  <w:rPr>
                    <w:rFonts w:ascii="Cambria Math" w:hAnsi="Cambria Math"/>
                  </w:rPr>
                </w:ins>
              </m:ctrlPr>
            </m:dPr>
            <m:e>
              <m:r>
                <w:ins w:id="190" w:author="DABROWSKI Jan" w:date="2022-09-28T10:22:00Z">
                  <w:rPr>
                    <w:rFonts w:ascii="Cambria Math" w:hAnsi="Cambria Math"/>
                  </w:rPr>
                  <m:t>m</m:t>
                </w:ins>
              </m:r>
              <m:r>
                <w:ins w:id="191" w:author="DABROWSKI Jan" w:date="2022-09-28T10:22:00Z">
                  <m:rPr>
                    <m:sty m:val="p"/>
                  </m:rPr>
                  <w:rPr>
                    <w:rFonts w:ascii="Cambria Math" w:hAnsi="Cambria Math"/>
                  </w:rPr>
                  <m:t>;</m:t>
                </w:ins>
              </m:r>
              <m:r>
                <w:ins w:id="192" w:author="DABROWSKI Jan" w:date="2022-09-28T10:22:00Z">
                  <w:rPr>
                    <w:rFonts w:ascii="Cambria Math" w:hAnsi="Cambria Math"/>
                  </w:rPr>
                  <m:t> </m:t>
                </w:ins>
              </m:r>
              <m:sSub>
                <m:sSubPr>
                  <m:ctrlPr>
                    <w:ins w:id="193" w:author="DABROWSKI Jan" w:date="2022-09-28T10:22:00Z">
                      <w:rPr>
                        <w:rFonts w:ascii="Cambria Math" w:hAnsi="Cambria Math"/>
                      </w:rPr>
                    </w:ins>
                  </m:ctrlPr>
                </m:sSubPr>
                <m:e>
                  <m:r>
                    <w:ins w:id="194" w:author="DABROWSKI Jan" w:date="2022-09-28T10:22:00Z">
                      <w:rPr>
                        <w:rFonts w:ascii="Cambria Math" w:hAnsi="Cambria Math"/>
                      </w:rPr>
                      <m:t>a</m:t>
                    </w:ins>
                  </m:r>
                </m:e>
                <m:sub>
                  <m:r>
                    <w:ins w:id="195" w:author="DABROWSKI Jan" w:date="2022-09-28T10:22:00Z">
                      <w:rPr>
                        <w:rFonts w:ascii="Cambria Math" w:hAnsi="Cambria Math"/>
                      </w:rPr>
                      <m:t>i</m:t>
                    </w:ins>
                  </m:r>
                </m:sub>
              </m:sSub>
              <m:r>
                <w:ins w:id="196" w:author="DABROWSKI Jan" w:date="2022-09-28T10:22:00Z">
                  <w:rPr>
                    <w:rFonts w:ascii="Cambria Math" w:hAnsi="Cambria Math"/>
                  </w:rPr>
                  <m:t>t</m:t>
                </w:ins>
              </m:r>
              <m:r>
                <w:ins w:id="197" w:author="DABROWSKI Jan" w:date="2022-09-28T10:22:00Z">
                  <m:rPr>
                    <m:sty m:val="p"/>
                  </m:rPr>
                  <w:rPr>
                    <w:rFonts w:ascii="Cambria Math" w:hAnsi="Cambria Math"/>
                  </w:rPr>
                  <m:t>+</m:t>
                </w:ins>
              </m:r>
              <m:r>
                <w:ins w:id="198" w:author="DABROWSKI Jan" w:date="2022-09-28T10:22:00Z">
                  <w:rPr>
                    <w:rFonts w:ascii="Cambria Math" w:hAnsi="Cambria Math"/>
                  </w:rPr>
                  <m:t>b</m:t>
                </w:ins>
              </m:r>
              <m:r>
                <w:ins w:id="199" w:author="DABROWSKI Jan" w:date="2022-09-28T10:22:00Z">
                  <m:rPr>
                    <m:sty m:val="p"/>
                  </m:rPr>
                  <w:rPr>
                    <w:rFonts w:ascii="Cambria Math" w:hAnsi="Cambria Math"/>
                  </w:rPr>
                  <m:t>,</m:t>
                </w:ins>
              </m:r>
              <m:r>
                <w:ins w:id="200" w:author="DABROWSKI Jan" w:date="2022-09-28T10:22:00Z">
                  <w:rPr>
                    <w:rFonts w:ascii="Cambria Math" w:hAnsi="Cambria Math"/>
                  </w:rPr>
                  <m:t> </m:t>
                </w:ins>
              </m:r>
              <m:sSub>
                <m:sSubPr>
                  <m:ctrlPr>
                    <w:ins w:id="201" w:author="DABROWSKI Jan" w:date="2022-09-28T10:22:00Z">
                      <w:rPr>
                        <w:rFonts w:ascii="Cambria Math" w:hAnsi="Cambria Math"/>
                      </w:rPr>
                    </w:ins>
                  </m:ctrlPr>
                </m:sSubPr>
                <m:e>
                  <m:r>
                    <w:ins w:id="202" w:author="DABROWSKI Jan" w:date="2022-09-28T10:22:00Z">
                      <w:rPr>
                        <w:rFonts w:ascii="Cambria Math" w:hAnsi="Cambria Math"/>
                      </w:rPr>
                      <m:t>c</m:t>
                    </w:ins>
                  </m:r>
                </m:e>
                <m:sub>
                  <m:r>
                    <w:ins w:id="203" w:author="DABROWSKI Jan" w:date="2022-09-28T10:22:00Z">
                      <w:rPr>
                        <w:rFonts w:ascii="Cambria Math" w:hAnsi="Cambria Math"/>
                      </w:rPr>
                      <m:t>i</m:t>
                    </w:ins>
                  </m:r>
                </m:sub>
              </m:sSub>
            </m:e>
          </m:d>
        </m:oMath>
      </m:oMathPara>
    </w:p>
    <w:p w14:paraId="0AFE7CA9" w14:textId="77777777" w:rsidR="00AD6CE5" w:rsidRDefault="00AD6CE5">
      <w:pPr>
        <w:pStyle w:val="BodyText"/>
        <w:rPr>
          <w:ins w:id="204" w:author="DABROWSKI Jan" w:date="2022-09-28T10:22:00Z"/>
        </w:rPr>
      </w:pPr>
    </w:p>
    <w:p w14:paraId="08D6DE49" w14:textId="0A159270" w:rsidR="00D86B77" w:rsidDel="00767B27" w:rsidRDefault="006A058C">
      <w:pPr>
        <w:pStyle w:val="BodyText"/>
        <w:rPr>
          <w:del w:id="205" w:author="DABROWSKI Jan" w:date="2022-09-28T10:13:00Z"/>
        </w:rPr>
      </w:pPr>
      <w:ins w:id="206" w:author="DABROWSKI Jan" w:date="2022-09-28T10:04:00Z">
        <w:r>
          <w:t xml:space="preserve"> </w:t>
        </w:r>
      </w:ins>
      <w:del w:id="207" w:author="DABROWSKI Jan" w:date="2022-09-28T10:17:00Z">
        <w:r w:rsidR="00000000" w:rsidDel="00E9745D">
          <w:delText xml:space="preserve">Since the mean of the year’s distribution changes as the time passes, we can express it using a linear equation </w:delText>
        </w:r>
      </w:del>
      <m:oMath>
        <m:r>
          <w:del w:id="208" w:author="DABROWSKI Jan" w:date="2022-09-28T10:17:00Z">
            <w:rPr>
              <w:rFonts w:ascii="Cambria Math" w:hAnsi="Cambria Math"/>
            </w:rPr>
            <m:t>at</m:t>
          </w:del>
        </m:r>
        <m:r>
          <w:del w:id="209" w:author="DABROWSKI Jan" w:date="2022-09-28T10:17:00Z">
            <m:rPr>
              <m:sty m:val="p"/>
            </m:rPr>
            <w:rPr>
              <w:rFonts w:ascii="Cambria Math" w:hAnsi="Cambria Math"/>
            </w:rPr>
            <m:t>+</m:t>
          </w:del>
        </m:r>
        <m:r>
          <w:del w:id="210" w:author="DABROWSKI Jan" w:date="2022-09-28T10:17:00Z">
            <w:rPr>
              <w:rFonts w:ascii="Cambria Math" w:hAnsi="Cambria Math"/>
            </w:rPr>
            <m:t>b</m:t>
          </w:del>
        </m:r>
      </m:oMath>
      <w:del w:id="211" w:author="DABROWSKI Jan" w:date="2022-09-28T10:17:00Z">
        <w:r w:rsidR="00000000" w:rsidDel="00E9745D">
          <w:delText xml:space="preserve">. The variance is to be constant </w:delText>
        </w:r>
      </w:del>
      <m:oMath>
        <m:r>
          <w:del w:id="212" w:author="DABROWSKI Jan" w:date="2022-09-28T10:17:00Z">
            <w:rPr>
              <w:rFonts w:ascii="Cambria Math" w:hAnsi="Cambria Math"/>
            </w:rPr>
            <m:t>c</m:t>
          </w:del>
        </m:r>
      </m:oMath>
      <w:del w:id="213" w:author="DABROWSKI Jan" w:date="2022-09-28T10:17:00Z">
        <w:r w:rsidR="00000000" w:rsidDel="00E9745D">
          <w:delText xml:space="preserve">. </w:delText>
        </w:r>
      </w:del>
      <w:del w:id="214" w:author="DABROWSKI Jan" w:date="2022-09-28T10:16:00Z">
        <w:r w:rsidR="00000000" w:rsidDel="00767B27">
          <w:delText>When randomly sampling from the distribution, we are more likely to observe a person closer to the mean; person likeliness is high. This is the probabilistic view of ordinary linear regression, given by an equation.</w:delText>
        </w:r>
      </w:del>
    </w:p>
    <w:p w14:paraId="71F4EB9D" w14:textId="77777777" w:rsidR="00767B27" w:rsidRDefault="00767B27">
      <w:pPr>
        <w:pStyle w:val="BodyText"/>
        <w:rPr>
          <w:ins w:id="215" w:author="DABROWSKI Jan" w:date="2022-09-28T10:15:00Z"/>
        </w:rPr>
      </w:pPr>
    </w:p>
    <w:p w14:paraId="4D2176EB" w14:textId="78EA05F1" w:rsidR="00B7267E" w:rsidRPr="00F96FCA" w:rsidDel="00F96FCA" w:rsidRDefault="00000000">
      <w:pPr>
        <w:pStyle w:val="BodyText"/>
        <w:rPr>
          <w:del w:id="216" w:author="DABROWSKI Jan" w:date="2022-09-28T10:04:00Z"/>
          <w:rFonts w:eastAsiaTheme="minorEastAsia"/>
        </w:rPr>
      </w:pPr>
      <m:oMathPara>
        <m:oMathParaPr>
          <m:jc m:val="center"/>
        </m:oMathParaPr>
        <m:oMath>
          <m:r>
            <w:del w:id="217" w:author="DABROWSKI Jan" w:date="2022-09-28T10:04:00Z">
              <m:rPr>
                <m:scr m:val="script"/>
                <m:sty m:val="p"/>
              </m:rPr>
              <w:rPr>
                <w:rFonts w:ascii="Cambria Math" w:hAnsi="Cambria Math"/>
              </w:rPr>
              <m:t>N</m:t>
            </w:del>
          </m:r>
          <m:d>
            <m:dPr>
              <m:ctrlPr>
                <w:del w:id="218" w:author="DABROWSKI Jan" w:date="2022-09-28T10:04:00Z">
                  <w:rPr>
                    <w:rFonts w:ascii="Cambria Math" w:hAnsi="Cambria Math"/>
                  </w:rPr>
                </w:del>
              </m:ctrlPr>
            </m:dPr>
            <m:e>
              <m:r>
                <w:del w:id="219" w:author="DABROWSKI Jan" w:date="2022-09-28T10:04:00Z">
                  <w:rPr>
                    <w:rFonts w:ascii="Cambria Math" w:hAnsi="Cambria Math"/>
                  </w:rPr>
                  <m:t> μ</m:t>
                </w:del>
              </m:r>
              <m:r>
                <w:del w:id="220" w:author="DABROWSKI Jan" w:date="2022-09-28T10:04:00Z">
                  <m:rPr>
                    <m:sty m:val="p"/>
                  </m:rPr>
                  <w:rPr>
                    <w:rFonts w:ascii="Cambria Math" w:hAnsi="Cambria Math"/>
                  </w:rPr>
                  <m:t>=</m:t>
                </w:del>
              </m:r>
              <m:r>
                <w:del w:id="221" w:author="DABROWSKI Jan" w:date="2022-09-28T10:04:00Z">
                  <w:rPr>
                    <w:rFonts w:ascii="Cambria Math" w:hAnsi="Cambria Math"/>
                  </w:rPr>
                  <m:t>at</m:t>
                </w:del>
              </m:r>
              <m:r>
                <w:del w:id="222" w:author="DABROWSKI Jan" w:date="2022-09-28T10:04:00Z">
                  <m:rPr>
                    <m:sty m:val="p"/>
                  </m:rPr>
                  <w:rPr>
                    <w:rFonts w:ascii="Cambria Math" w:hAnsi="Cambria Math"/>
                  </w:rPr>
                  <m:t>+</m:t>
                </w:del>
              </m:r>
              <m:r>
                <w:del w:id="223" w:author="DABROWSKI Jan" w:date="2022-09-28T10:04:00Z">
                  <w:rPr>
                    <w:rFonts w:ascii="Cambria Math" w:hAnsi="Cambria Math"/>
                  </w:rPr>
                  <m:t>b</m:t>
                </w:del>
              </m:r>
              <m:r>
                <w:del w:id="224" w:author="DABROWSKI Jan" w:date="2022-09-28T10:04:00Z">
                  <m:rPr>
                    <m:sty m:val="p"/>
                  </m:rPr>
                  <w:rPr>
                    <w:rFonts w:ascii="Cambria Math" w:hAnsi="Cambria Math"/>
                  </w:rPr>
                  <m:t>,</m:t>
                </w:del>
              </m:r>
              <m:r>
                <w:del w:id="225" w:author="DABROWSKI Jan" w:date="2022-09-28T10:04:00Z">
                  <w:rPr>
                    <w:rFonts w:ascii="Cambria Math" w:hAnsi="Cambria Math"/>
                  </w:rPr>
                  <m:t> σ</m:t>
                </w:del>
              </m:r>
              <m:r>
                <w:del w:id="226" w:author="DABROWSKI Jan" w:date="2022-09-28T10:04:00Z">
                  <m:rPr>
                    <m:sty m:val="p"/>
                  </m:rPr>
                  <w:rPr>
                    <w:rFonts w:ascii="Cambria Math" w:hAnsi="Cambria Math"/>
                  </w:rPr>
                  <m:t>=</m:t>
                </w:del>
              </m:r>
              <m:r>
                <w:del w:id="227" w:author="DABROWSKI Jan" w:date="2022-09-28T10:04:00Z">
                  <w:rPr>
                    <w:rFonts w:ascii="Cambria Math" w:hAnsi="Cambria Math"/>
                  </w:rPr>
                  <m:t>c </m:t>
                </w:del>
              </m:r>
            </m:e>
          </m:d>
        </m:oMath>
      </m:oMathPara>
    </w:p>
    <w:p w14:paraId="4E657E41" w14:textId="77777777" w:rsidR="00F96FCA" w:rsidRDefault="00F96FCA">
      <w:pPr>
        <w:pStyle w:val="BodyText"/>
        <w:rPr>
          <w:ins w:id="228" w:author="DABROWSKI Jan" w:date="2022-09-28T10:19:00Z"/>
        </w:rPr>
      </w:pPr>
    </w:p>
    <w:p w14:paraId="4D2176EC" w14:textId="6C742921" w:rsidR="00B7267E" w:rsidRDefault="00631E54">
      <w:pPr>
        <w:pStyle w:val="FirstParagraph"/>
      </w:pPr>
      <w:ins w:id="229" w:author="DABROWSKI Jan" w:date="2022-09-28T10:14:00Z">
        <w:r>
          <w:t xml:space="preserve">Literature identified an epigenetic drift that </w:t>
        </w:r>
        <w:r w:rsidR="00737553">
          <w:t>causes an increase in variance.</w:t>
        </w:r>
      </w:ins>
      <w:ins w:id="230" w:author="DABROWSKI Jan" w:date="2022-09-28T10:15:00Z">
        <w:r w:rsidR="004727B7">
          <w:t xml:space="preserve"> To include this in our model and </w:t>
        </w:r>
      </w:ins>
      <w:del w:id="231" w:author="DABROWSKI Jan" w:date="2022-09-28T10:15:00Z">
        <w:r w:rsidR="00000000" w:rsidDel="004727B7">
          <w:delText>In order to</w:delText>
        </w:r>
      </w:del>
      <w:r w:rsidR="00000000">
        <w:t xml:space="preserve"> get rid of saturating sites, we also model the site’s distribution with variance that is changing with time </w:t>
      </w:r>
      <m:oMath>
        <m:r>
          <w:rPr>
            <w:rFonts w:ascii="Cambria Math" w:hAnsi="Cambria Math"/>
          </w:rPr>
          <m:t>σ</m:t>
        </m:r>
        <m:r>
          <m:rPr>
            <m:sty m:val="p"/>
          </m:rPr>
          <w:rPr>
            <w:rFonts w:ascii="Cambria Math" w:hAnsi="Cambria Math"/>
          </w:rPr>
          <m:t>=</m:t>
        </m:r>
        <m:r>
          <w:rPr>
            <w:rFonts w:ascii="Cambria Math" w:hAnsi="Cambria Math"/>
          </w:rPr>
          <m:t>ct</m:t>
        </m:r>
      </m:oMath>
      <w:r w:rsidR="00000000">
        <w:t xml:space="preserve">, where </w:t>
      </w:r>
      <m:oMath>
        <m:r>
          <w:rPr>
            <w:rFonts w:ascii="Cambria Math" w:hAnsi="Cambria Math"/>
          </w:rPr>
          <m:t>c</m:t>
        </m:r>
        <m:r>
          <m:rPr>
            <m:sty m:val="p"/>
          </m:rPr>
          <w:rPr>
            <w:rFonts w:ascii="Cambria Math" w:hAnsi="Cambria Math"/>
          </w:rPr>
          <m:t>&gt;</m:t>
        </m:r>
        <m:r>
          <w:rPr>
            <w:rFonts w:ascii="Cambria Math" w:hAnsi="Cambria Math"/>
          </w:rPr>
          <m:t>0</m:t>
        </m:r>
      </m:oMath>
      <w:r w:rsidR="00000000">
        <w:t xml:space="preserve"> meaning that variance cannot decrease.</w:t>
      </w:r>
    </w:p>
    <w:p w14:paraId="4D2176ED" w14:textId="22FDFD31" w:rsidR="00B7267E" w:rsidRDefault="00000000">
      <w:pPr>
        <w:pStyle w:val="BodyText"/>
      </w:pPr>
      <w:r>
        <w:t>We express person’s likelihood in a distribution</w:t>
      </w:r>
      <w:ins w:id="232" w:author="DABROWSKI Jan" w:date="2022-09-28T11:01:00Z">
        <w:r w:rsidR="00B13324">
          <w:t xml:space="preserve"> as a probability</w:t>
        </w:r>
      </w:ins>
      <w:r>
        <w:t xml:space="preserve"> instead </w:t>
      </w:r>
      <w:del w:id="233" w:author="DABROWSKI Jan" w:date="2022-09-28T11:02:00Z">
        <w:r w:rsidDel="008F73E1">
          <w:delText xml:space="preserve">of measuring </w:delText>
        </w:r>
      </w:del>
      <w:r>
        <w:t xml:space="preserve">the </w:t>
      </w:r>
      <w:ins w:id="234" w:author="DABROWSKI Jan" w:date="2022-09-28T11:02:00Z">
        <w:r w:rsidR="008F73E1">
          <w:t xml:space="preserve">Euclidean </w:t>
        </w:r>
      </w:ins>
      <w:r>
        <w:t xml:space="preserve">distance from the mean because </w:t>
      </w:r>
      <w:del w:id="235" w:author="DABROWSKI Jan" w:date="2022-09-28T11:03:00Z">
        <w:r w:rsidDel="00785C5B">
          <w:delText>it gives us more information</w:delText>
        </w:r>
      </w:del>
      <w:ins w:id="236" w:author="DABROWSKI Jan" w:date="2022-09-28T11:03:00Z">
        <w:r w:rsidR="00785C5B">
          <w:t xml:space="preserve">to address the concerns raised in section </w:t>
        </w:r>
        <w:r w:rsidR="00785C5B" w:rsidRPr="00785C5B">
          <w:rPr>
            <w:lang w:val="en-GB"/>
            <w:rPrChange w:id="237" w:author="DABROWSKI Jan" w:date="2022-09-28T11:03:00Z">
              <w:rPr>
                <w:lang w:val="pl-PL"/>
              </w:rPr>
            </w:rPrChange>
          </w:rPr>
          <w:t>#</w:t>
        </w:r>
      </w:ins>
      <w:r>
        <w:t xml:space="preserve">. </w:t>
      </w:r>
      <w:del w:id="238" w:author="DABROWSKI Jan" w:date="2022-09-28T11:03:00Z">
        <w:r w:rsidDel="00785C5B">
          <w:delText xml:space="preserve">Like </w:delText>
        </w:r>
      </w:del>
      <w:ins w:id="239" w:author="DABROWSKI Jan" w:date="2022-09-28T11:03:00Z">
        <w:r w:rsidR="00785C5B">
          <w:t>As</w:t>
        </w:r>
        <w:r w:rsidR="00785C5B">
          <w:t xml:space="preserve"> </w:t>
        </w:r>
      </w:ins>
      <w:r>
        <w:t>discussed</w:t>
      </w:r>
      <w:ins w:id="240" w:author="DABROWSKI Jan" w:date="2022-09-28T11:04:00Z">
        <w:r w:rsidR="00F9516D">
          <w:t xml:space="preserve"> above</w:t>
        </w:r>
      </w:ins>
      <w:del w:id="241" w:author="DABROWSKI Jan" w:date="2022-09-28T11:03:00Z">
        <w:r w:rsidDel="00F9516D">
          <w:delText xml:space="preserve"> in the Related Work discussion</w:delText>
        </w:r>
      </w:del>
      <w:r>
        <w:t xml:space="preserve">, the distance from the mean does not carry it’s meaning when observed in a different distribution. </w:t>
      </w:r>
      <w:ins w:id="242" w:author="DABROWSKI Jan" w:date="2022-09-28T11:04:00Z">
        <w:r w:rsidR="009A3922">
          <w:t xml:space="preserve">An </w:t>
        </w:r>
      </w:ins>
      <w:del w:id="243" w:author="DABROWSKI Jan" w:date="2022-09-28T11:04:00Z">
        <w:r w:rsidDel="009A3922">
          <w:delText>A</w:delText>
        </w:r>
      </w:del>
      <w:ins w:id="244" w:author="DABROWSKI Jan" w:date="2022-09-28T11:04:00Z">
        <w:r w:rsidR="009A3922">
          <w:t>a</w:t>
        </w:r>
      </w:ins>
      <w:r>
        <w:t>dditional benefit</w:t>
      </w:r>
      <w:del w:id="245" w:author="DABROWSKI Jan" w:date="2022-09-28T11:04:00Z">
        <w:r w:rsidDel="009A3922">
          <w:delText>s</w:delText>
        </w:r>
      </w:del>
      <w:r>
        <w:t xml:space="preserve"> of </w:t>
      </w:r>
      <w:del w:id="246" w:author="DABROWSKI Jan" w:date="2022-09-28T11:04:00Z">
        <w:r w:rsidDel="009A3922">
          <w:delText xml:space="preserve">this </w:delText>
        </w:r>
      </w:del>
      <w:ins w:id="247" w:author="DABROWSKI Jan" w:date="2022-09-28T11:04:00Z">
        <w:r w:rsidR="009A3922">
          <w:t>the probabilistic</w:t>
        </w:r>
        <w:r w:rsidR="009A3922">
          <w:t xml:space="preserve"> </w:t>
        </w:r>
      </w:ins>
      <w:r>
        <w:t xml:space="preserve">approach is the ability to </w:t>
      </w:r>
      <w:ins w:id="248" w:author="DABROWSKI Jan" w:date="2022-09-28T11:05:00Z">
        <w:r w:rsidR="009B39E2">
          <w:t xml:space="preserve">use the vast literature of model comparison to </w:t>
        </w:r>
      </w:ins>
      <w:r>
        <w:t>experiment with various models and distribution</w:t>
      </w:r>
      <w:ins w:id="249" w:author="DABROWSKI Jan" w:date="2022-09-28T11:04:00Z">
        <w:r w:rsidR="009A3922">
          <w:t>s</w:t>
        </w:r>
      </w:ins>
      <w:r>
        <w:t xml:space="preserve"> </w:t>
      </w:r>
      <w:del w:id="250" w:author="DABROWSKI Jan" w:date="2022-09-28T11:07:00Z">
        <w:r w:rsidDel="009E4DBC">
          <w:delText>and</w:delText>
        </w:r>
      </w:del>
      <w:ins w:id="251" w:author="DABROWSKI Jan" w:date="2022-09-28T11:07:00Z">
        <w:r w:rsidR="009E4DBC">
          <w:t xml:space="preserve"> to</w:t>
        </w:r>
      </w:ins>
      <w:del w:id="252" w:author="DABROWSKI Jan" w:date="2022-09-28T11:07:00Z">
        <w:r w:rsidDel="009E4DBC">
          <w:delText xml:space="preserve"> </w:delText>
        </w:r>
      </w:del>
      <w:r>
        <w:t>understand</w:t>
      </w:r>
      <w:del w:id="253" w:author="DABROWSKI Jan" w:date="2022-09-28T11:06:00Z">
        <w:r w:rsidDel="00B21573">
          <w:delText>ing</w:delText>
        </w:r>
      </w:del>
      <w:r>
        <w:t xml:space="preserve"> which</w:t>
      </w:r>
      <w:ins w:id="254" w:author="DABROWSKI Jan" w:date="2022-09-28T11:06:00Z">
        <w:r w:rsidR="00B21573">
          <w:t xml:space="preserve"> one</w:t>
        </w:r>
      </w:ins>
      <w:r>
        <w:t xml:space="preserve"> explain</w:t>
      </w:r>
      <w:ins w:id="255" w:author="DABROWSKI Jan" w:date="2022-09-28T11:06:00Z">
        <w:r w:rsidR="00B21573">
          <w:t>s</w:t>
        </w:r>
      </w:ins>
      <w:r>
        <w:t xml:space="preserve"> the data better. For example by allowing for variance to </w:t>
      </w:r>
      <w:del w:id="256" w:author="DABROWSKI Jan" w:date="2022-09-28T11:06:00Z">
        <w:r w:rsidDel="008505DB">
          <w:delText xml:space="preserve">only </w:delText>
        </w:r>
      </w:del>
      <w:r>
        <w:t xml:space="preserve">grow </w:t>
      </w:r>
      <w:ins w:id="257" w:author="DABROWSKI Jan" w:date="2022-09-28T11:06:00Z">
        <w:r w:rsidR="008505DB">
          <w:t xml:space="preserve">linearly </w:t>
        </w:r>
      </w:ins>
      <w:r>
        <w:t xml:space="preserve">with time, we can explicitly identify which sites are saturating. </w:t>
      </w:r>
      <w:ins w:id="258" w:author="DABROWSKI Jan" w:date="2022-09-28T11:07:00Z">
        <w:r w:rsidR="00D971DC">
          <w:t xml:space="preserve">This plays a crucial role to evade one of the common problems of </w:t>
        </w:r>
      </w:ins>
      <w:ins w:id="259" w:author="DABROWSKI Jan" w:date="2022-09-28T11:08:00Z">
        <w:r w:rsidR="00D971DC">
          <w:t xml:space="preserve">previously developed clocks, where saturating sites are included and skew the </w:t>
        </w:r>
        <w:r w:rsidR="00DD6E83">
          <w:t>predictions of epigenetic age at older ages.</w:t>
        </w:r>
      </w:ins>
      <w:del w:id="260" w:author="DABROWSKI Jan" w:date="2022-09-28T11:07:00Z">
        <w:r w:rsidDel="00D971DC">
          <w:delText>This is important, because since we are interested in the distribution of the methylation values and reaching the saturation point skews the distribution.</w:delText>
        </w:r>
      </w:del>
    </w:p>
    <w:p w14:paraId="4D2176EE" w14:textId="1F710AC1" w:rsidR="00B7267E" w:rsidRDefault="00000000">
      <w:pPr>
        <w:pStyle w:val="BodyText"/>
      </w:pPr>
      <w:r>
        <w:t xml:space="preserve">To measure </w:t>
      </w:r>
      <w:ins w:id="261" w:author="DABROWSKI Jan" w:date="2022-09-28T11:08:00Z">
        <w:r w:rsidR="00DD6E83">
          <w:t xml:space="preserve">a </w:t>
        </w:r>
      </w:ins>
      <w:r>
        <w:t xml:space="preserve">person’s likelihood, we </w:t>
      </w:r>
      <w:del w:id="262" w:author="DABROWSKI Jan" w:date="2022-09-28T11:11:00Z">
        <w:r w:rsidDel="00D30721">
          <w:delText xml:space="preserve">compared </w:delText>
        </w:r>
      </w:del>
      <w:ins w:id="263" w:author="DABROWSKI Jan" w:date="2022-09-28T11:11:00Z">
        <w:r w:rsidR="00D30721">
          <w:t>chose fro</w:t>
        </w:r>
        <w:r w:rsidR="00D92EBB">
          <w:t>m</w:t>
        </w:r>
        <w:r w:rsidR="00D30721">
          <w:t xml:space="preserve"> </w:t>
        </w:r>
      </w:ins>
      <w:r>
        <w:t xml:space="preserve">two models for each site. The first model was an ordinary linear regression, where the complete probability of a site </w:t>
      </w:r>
      <m:oMath>
        <m:r>
          <w:rPr>
            <w:rFonts w:ascii="Cambria Math" w:hAnsi="Cambria Math"/>
          </w:rPr>
          <m:t>i</m:t>
        </m:r>
      </m:oMath>
      <w:r>
        <w:t xml:space="preserve">, given mean slope </w:t>
      </w:r>
      <m:oMath>
        <m:sSub>
          <m:sSubPr>
            <m:ctrlPr>
              <w:rPr>
                <w:rFonts w:ascii="Cambria Math" w:hAnsi="Cambria Math"/>
              </w:rPr>
            </m:ctrlPr>
          </m:sSubPr>
          <m:e>
            <m:r>
              <w:rPr>
                <w:rFonts w:ascii="Cambria Math" w:hAnsi="Cambria Math"/>
              </w:rPr>
              <m:t>a</m:t>
            </m:r>
          </m:e>
          <m:sub>
            <m:r>
              <w:rPr>
                <w:rFonts w:ascii="Cambria Math" w:hAnsi="Cambria Math"/>
              </w:rPr>
              <m:t>i</m:t>
            </m:r>
          </m:sub>
        </m:sSub>
      </m:oMath>
      <w:r>
        <w:t xml:space="preserve"> and intercept </w:t>
      </w:r>
      <m:oMath>
        <m:sSub>
          <m:sSubPr>
            <m:ctrlPr>
              <w:rPr>
                <w:rFonts w:ascii="Cambria Math" w:hAnsi="Cambria Math"/>
              </w:rPr>
            </m:ctrlPr>
          </m:sSubPr>
          <m:e>
            <m:r>
              <w:rPr>
                <w:rFonts w:ascii="Cambria Math" w:hAnsi="Cambria Math"/>
              </w:rPr>
              <m:t>b</m:t>
            </m:r>
          </m:e>
          <m:sub>
            <m:r>
              <w:rPr>
                <w:rFonts w:ascii="Cambria Math" w:hAnsi="Cambria Math"/>
              </w:rPr>
              <m:t>i</m:t>
            </m:r>
          </m:sub>
        </m:sSub>
      </m:oMath>
      <w:r>
        <w:t xml:space="preserve"> and constant variance </w:t>
      </w:r>
      <m:oMath>
        <m:sSub>
          <m:sSubPr>
            <m:ctrlPr>
              <w:rPr>
                <w:rFonts w:ascii="Cambria Math" w:hAnsi="Cambria Math"/>
              </w:rPr>
            </m:ctrlPr>
          </m:sSubPr>
          <m:e>
            <m:r>
              <w:rPr>
                <w:rFonts w:ascii="Cambria Math" w:hAnsi="Cambria Math"/>
              </w:rPr>
              <m:t>c</m:t>
            </m:r>
          </m:e>
          <m:sub>
            <m:r>
              <w:rPr>
                <w:rFonts w:ascii="Cambria Math" w:hAnsi="Cambria Math"/>
              </w:rPr>
              <m:t>i</m:t>
            </m:r>
          </m:sub>
        </m:sSub>
      </m:oMath>
      <w:r>
        <w:t xml:space="preserve">, is a product of probability density function for each person methylation value </w:t>
      </w:r>
      <m:oMath>
        <m:r>
          <w:rPr>
            <w:rFonts w:ascii="Cambria Math" w:hAnsi="Cambria Math"/>
          </w:rPr>
          <m:t>m</m:t>
        </m:r>
      </m:oMath>
      <w:r>
        <w:t xml:space="preserve">. Importantly, this model assumes variance that is constant with time. The complete model probability is given a product of all sites </w:t>
      </w:r>
      <m:oMath>
        <m:r>
          <w:rPr>
            <w:rFonts w:ascii="Cambria Math" w:hAnsi="Cambria Math"/>
          </w:rPr>
          <m:t>i</m:t>
        </m:r>
      </m:oMath>
      <w:r>
        <w:t>.</w:t>
      </w:r>
    </w:p>
    <w:p w14:paraId="4D2176EF" w14:textId="5DCE56C4" w:rsidR="00B7267E" w:rsidRDefault="00000000">
      <w:pPr>
        <w:pStyle w:val="BodyText"/>
      </w:pPr>
      <m:oMathPara>
        <m:oMathParaPr>
          <m:jc m:val="center"/>
        </m:oMathParaPr>
        <m:oMath>
          <m:r>
            <w:rPr>
              <w:rFonts w:ascii="Cambria Math" w:hAnsi="Cambria Math"/>
            </w:rPr>
            <m:t>P</m:t>
          </m:r>
          <m:d>
            <m:dPr>
              <m:ctrlPr>
                <w:rPr>
                  <w:rFonts w:ascii="Cambria Math" w:hAnsi="Cambria Math"/>
                </w:rPr>
              </m:ctrlPr>
            </m:dPr>
            <m:e>
              <m:r>
                <w:rPr>
                  <w:rFonts w:ascii="Cambria Math" w:hAnsi="Cambria Math"/>
                </w:rPr>
                <m:t>m</m:t>
              </m:r>
              <m:r>
                <m:rPr>
                  <m:sty m:val="p"/>
                </m:rPr>
                <w:rPr>
                  <w:rFonts w:ascii="Cambria Math" w:hAnsi="Cambria Math"/>
                </w:rPr>
                <m:t>|</m:t>
              </m:r>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i</m:t>
                  </m:r>
                </m:sub>
              </m:sSub>
            </m:e>
          </m:d>
          <m:r>
            <m:rPr>
              <m:sty m:val="p"/>
            </m:rPr>
            <w:rPr>
              <w:rFonts w:ascii="Cambria Math" w:hAnsi="Cambria Math"/>
            </w:rPr>
            <m:t>=</m:t>
          </m:r>
          <m:nary>
            <m:naryPr>
              <m:chr m:val="∏"/>
              <m:limLoc m:val="undOvr"/>
              <m:supHide m:val="1"/>
              <m:ctrlPr>
                <w:rPr>
                  <w:rFonts w:ascii="Cambria Math" w:hAnsi="Cambria Math"/>
                </w:rPr>
              </m:ctrlPr>
            </m:naryPr>
            <m:sub>
              <m:r>
                <w:ins w:id="264" w:author="DABROWSKI Jan" w:date="2022-09-28T10:26:00Z">
                  <w:rPr>
                    <w:rFonts w:ascii="Cambria Math" w:hAnsi="Cambria Math"/>
                  </w:rPr>
                  <m:t>j</m:t>
                </w:ins>
              </m:r>
              <m:r>
                <w:del w:id="265" w:author="DABROWSKI Jan" w:date="2022-09-28T10:26:00Z">
                  <w:rPr>
                    <w:rFonts w:ascii="Cambria Math" w:hAnsi="Cambria Math"/>
                  </w:rPr>
                  <m:t>i</m:t>
                </w:del>
              </m:r>
            </m:sub>
            <m:sup>
              <m:r>
                <w:rPr>
                  <w:rFonts w:ascii="Cambria Math" w:hAnsi="Cambria Math"/>
                </w:rPr>
                <m:t>​</m:t>
              </m:r>
            </m:sup>
            <m:e>
              <m:sSub>
                <m:sSubPr>
                  <m:ctrlPr>
                    <w:rPr>
                      <w:rFonts w:ascii="Cambria Math" w:hAnsi="Cambria Math"/>
                    </w:rPr>
                  </m:ctrlPr>
                </m:sSubPr>
                <m:e>
                  <m:r>
                    <m:rPr>
                      <m:scr m:val="script"/>
                      <m:sty m:val="p"/>
                    </m:rPr>
                    <w:rPr>
                      <w:rFonts w:ascii="Cambria Math" w:hAnsi="Cambria Math"/>
                    </w:rPr>
                    <m:t>N</m:t>
                  </m:r>
                </m:e>
                <m:sub>
                  <m:r>
                    <w:rPr>
                      <w:rFonts w:ascii="Cambria Math" w:hAnsi="Cambria Math"/>
                    </w:rPr>
                    <m:t>pdf</m:t>
                  </m:r>
                </m:sub>
              </m:sSub>
            </m:e>
          </m:nary>
          <m:d>
            <m:dPr>
              <m:ctrlPr>
                <w:rPr>
                  <w:rFonts w:ascii="Cambria Math" w:hAnsi="Cambria Math"/>
                </w:rPr>
              </m:ctrlPr>
            </m:dPr>
            <m:e>
              <m:r>
                <w:rPr>
                  <w:rFonts w:ascii="Cambria Math" w:hAnsi="Cambria Math"/>
                </w:rPr>
                <m:t>m</m:t>
              </m:r>
              <m:r>
                <m:rPr>
                  <m:sty m:val="p"/>
                </m:rPr>
                <w:rPr>
                  <w:rFonts w:ascii="Cambria Math" w:hAnsi="Cambria Math"/>
                </w:rPr>
                <m:t>;</m:t>
              </m:r>
              <m:r>
                <w:rPr>
                  <w:rFonts w:ascii="Cambria Math" w:hAnsi="Cambria Math"/>
                </w:rPr>
                <m:t> </m:t>
              </m:r>
              <m:sSub>
                <m:sSubPr>
                  <m:ctrlPr>
                    <w:rPr>
                      <w:rFonts w:ascii="Cambria Math" w:hAnsi="Cambria Math"/>
                    </w:rPr>
                  </m:ctrlPr>
                </m:sSubPr>
                <m:e>
                  <m:r>
                    <w:rPr>
                      <w:rFonts w:ascii="Cambria Math" w:hAnsi="Cambria Math"/>
                    </w:rPr>
                    <m:t>a</m:t>
                  </m:r>
                </m:e>
                <m:sub>
                  <m:r>
                    <w:rPr>
                      <w:rFonts w:ascii="Cambria Math" w:hAnsi="Cambria Math"/>
                    </w:rPr>
                    <m:t>i</m:t>
                  </m:r>
                </m:sub>
              </m:sSub>
              <m:sSup>
                <m:sSupPr>
                  <m:ctrlPr>
                    <w:ins w:id="266" w:author="DABROWSKI Jan" w:date="2022-09-28T10:26:00Z">
                      <w:rPr>
                        <w:rFonts w:ascii="Cambria Math" w:hAnsi="Cambria Math"/>
                        <w:i/>
                      </w:rPr>
                    </w:ins>
                  </m:ctrlPr>
                </m:sSupPr>
                <m:e>
                  <m:r>
                    <w:rPr>
                      <w:rFonts w:ascii="Cambria Math" w:hAnsi="Cambria Math"/>
                    </w:rPr>
                    <m:t>t</m:t>
                  </m:r>
                </m:e>
                <m:sup>
                  <m:r>
                    <w:ins w:id="267" w:author="DABROWSKI Jan" w:date="2022-09-28T10:26:00Z">
                      <w:rPr>
                        <w:rFonts w:ascii="Cambria Math" w:hAnsi="Cambria Math"/>
                      </w:rPr>
                      <m:t>j</m:t>
                    </w:ins>
                  </m:r>
                </m:sup>
              </m:sSup>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 </m:t>
              </m:r>
              <m:sSub>
                <m:sSubPr>
                  <m:ctrlPr>
                    <w:rPr>
                      <w:rFonts w:ascii="Cambria Math" w:hAnsi="Cambria Math"/>
                    </w:rPr>
                  </m:ctrlPr>
                </m:sSubPr>
                <m:e>
                  <m:r>
                    <w:rPr>
                      <w:rFonts w:ascii="Cambria Math" w:hAnsi="Cambria Math"/>
                    </w:rPr>
                    <m:t>c</m:t>
                  </m:r>
                </m:e>
                <m:sub>
                  <m:r>
                    <w:rPr>
                      <w:rFonts w:ascii="Cambria Math" w:hAnsi="Cambria Math"/>
                    </w:rPr>
                    <m:t>i</m:t>
                  </m:r>
                </m:sub>
              </m:sSub>
            </m:e>
          </m:d>
        </m:oMath>
      </m:oMathPara>
    </w:p>
    <w:p w14:paraId="3ECFBE25" w14:textId="59AD30E2" w:rsidR="00D446A2" w:rsidRDefault="00DC42DA">
      <w:pPr>
        <w:pStyle w:val="FirstParagraph"/>
        <w:rPr>
          <w:ins w:id="268" w:author="DABROWSKI Jan" w:date="2022-09-28T10:11:00Z"/>
        </w:rPr>
      </w:pPr>
      <w:ins w:id="269" w:author="DABROWSKI Jan" w:date="2022-09-28T10:11:00Z">
        <w:r>
          <w:t>The product is computed using the non-negative likelihood</w:t>
        </w:r>
      </w:ins>
      <w:ins w:id="270" w:author="DABROWSKI Jan" w:date="2022-09-28T10:12:00Z">
        <w:r>
          <w:t xml:space="preserve">. </w:t>
        </w:r>
      </w:ins>
    </w:p>
    <w:p w14:paraId="4D2176F0" w14:textId="0335B790" w:rsidR="00B7267E" w:rsidRDefault="00000000">
      <w:pPr>
        <w:pStyle w:val="FirstParagraph"/>
      </w:pPr>
      <w:r>
        <w:t xml:space="preserve">The second model we tested was modifying the assumption of constant variance, allowing for variance parameter </w:t>
      </w:r>
      <m:oMath>
        <m:sSub>
          <m:sSubPr>
            <m:ctrlPr>
              <w:rPr>
                <w:rFonts w:ascii="Cambria Math" w:hAnsi="Cambria Math"/>
              </w:rPr>
            </m:ctrlPr>
          </m:sSubPr>
          <m:e>
            <m:r>
              <w:rPr>
                <w:rFonts w:ascii="Cambria Math" w:hAnsi="Cambria Math"/>
              </w:rPr>
              <m:t>c</m:t>
            </m:r>
          </m:e>
          <m:sub>
            <m:r>
              <w:rPr>
                <w:rFonts w:ascii="Cambria Math" w:hAnsi="Cambria Math"/>
              </w:rPr>
              <m:t>i</m:t>
            </m:r>
          </m:sub>
        </m:sSub>
      </m:oMath>
      <w:r>
        <w:t xml:space="preserve"> to change with time.</w:t>
      </w:r>
    </w:p>
    <w:p w14:paraId="4D2176F1" w14:textId="77777777" w:rsidR="00B7267E" w:rsidRDefault="00000000">
      <w:pPr>
        <w:pStyle w:val="BodyText"/>
      </w:pPr>
      <m:oMathPara>
        <m:oMathParaPr>
          <m:jc m:val="center"/>
        </m:oMathParaPr>
        <m:oMath>
          <m:r>
            <w:rPr>
              <w:rFonts w:ascii="Cambria Math" w:hAnsi="Cambria Math"/>
            </w:rPr>
            <m:t>P</m:t>
          </m:r>
          <m:d>
            <m:dPr>
              <m:ctrlPr>
                <w:rPr>
                  <w:rFonts w:ascii="Cambria Math" w:hAnsi="Cambria Math"/>
                </w:rPr>
              </m:ctrlPr>
            </m:dPr>
            <m:e>
              <m:r>
                <w:rPr>
                  <w:rFonts w:ascii="Cambria Math" w:hAnsi="Cambria Math"/>
                </w:rPr>
                <m:t>m</m:t>
              </m:r>
              <m:r>
                <m:rPr>
                  <m:sty m:val="p"/>
                </m:rPr>
                <w:rPr>
                  <w:rFonts w:ascii="Cambria Math" w:hAnsi="Cambria Math"/>
                </w:rPr>
                <m:t>|</m:t>
              </m:r>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i</m:t>
                  </m:r>
                </m:sub>
              </m:sSub>
            </m:e>
          </m:d>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i</m:t>
              </m:r>
            </m:sub>
            <m:sup>
              <m:r>
                <w:rPr>
                  <w:rFonts w:ascii="Cambria Math" w:hAnsi="Cambria Math"/>
                </w:rPr>
                <m:t>​</m:t>
              </m:r>
            </m:sup>
            <m:e>
              <m:sSub>
                <m:sSubPr>
                  <m:ctrlPr>
                    <w:rPr>
                      <w:rFonts w:ascii="Cambria Math" w:hAnsi="Cambria Math"/>
                    </w:rPr>
                  </m:ctrlPr>
                </m:sSubPr>
                <m:e>
                  <m:r>
                    <m:rPr>
                      <m:scr m:val="script"/>
                      <m:sty m:val="p"/>
                    </m:rPr>
                    <w:rPr>
                      <w:rFonts w:ascii="Cambria Math" w:hAnsi="Cambria Math"/>
                    </w:rPr>
                    <m:t>N</m:t>
                  </m:r>
                </m:e>
                <m:sub>
                  <m:r>
                    <w:rPr>
                      <w:rFonts w:ascii="Cambria Math" w:hAnsi="Cambria Math"/>
                    </w:rPr>
                    <m:t>pdf</m:t>
                  </m:r>
                </m:sub>
              </m:sSub>
            </m:e>
          </m:nary>
          <m:d>
            <m:dPr>
              <m:ctrlPr>
                <w:rPr>
                  <w:rFonts w:ascii="Cambria Math" w:hAnsi="Cambria Math"/>
                </w:rPr>
              </m:ctrlPr>
            </m:dPr>
            <m:e>
              <m:r>
                <w:rPr>
                  <w:rFonts w:ascii="Cambria Math" w:hAnsi="Cambria Math"/>
                </w:rPr>
                <m:t>m</m:t>
              </m:r>
              <m:r>
                <m:rPr>
                  <m:sty m:val="p"/>
                </m:rPr>
                <w:rPr>
                  <w:rFonts w:ascii="Cambria Math" w:hAnsi="Cambria Math"/>
                </w:rPr>
                <m:t>;</m:t>
              </m:r>
              <m:r>
                <w:rPr>
                  <w:rFonts w:ascii="Cambria Math" w:hAnsi="Cambria Math"/>
                </w:rPr>
                <m:t> </m:t>
              </m:r>
              <m:sSub>
                <m:sSubPr>
                  <m:ctrlPr>
                    <w:rPr>
                      <w:rFonts w:ascii="Cambria Math" w:hAnsi="Cambria Math"/>
                    </w:rPr>
                  </m:ctrlPr>
                </m:sSubPr>
                <m:e>
                  <m:r>
                    <w:rPr>
                      <w:rFonts w:ascii="Cambria Math" w:hAnsi="Cambria Math"/>
                    </w:rPr>
                    <m:t>a</m:t>
                  </m:r>
                </m:e>
                <m:sub>
                  <m:r>
                    <w:rPr>
                      <w:rFonts w:ascii="Cambria Math" w:hAnsi="Cambria Math"/>
                    </w:rPr>
                    <m:t>i</m:t>
                  </m:r>
                </m:sub>
              </m:sSub>
              <m:r>
                <w:rPr>
                  <w:rFonts w:ascii="Cambria Math" w:hAnsi="Cambria Math"/>
                </w:rPr>
                <m:t>t</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 </m:t>
              </m:r>
              <m:sSub>
                <m:sSubPr>
                  <m:ctrlPr>
                    <w:rPr>
                      <w:rFonts w:ascii="Cambria Math" w:hAnsi="Cambria Math"/>
                    </w:rPr>
                  </m:ctrlPr>
                </m:sSubPr>
                <m:e>
                  <m:r>
                    <w:rPr>
                      <w:rFonts w:ascii="Cambria Math" w:hAnsi="Cambria Math"/>
                    </w:rPr>
                    <m:t>c</m:t>
                  </m:r>
                </m:e>
                <m:sub>
                  <m:r>
                    <w:rPr>
                      <w:rFonts w:ascii="Cambria Math" w:hAnsi="Cambria Math"/>
                    </w:rPr>
                    <m:t>i</m:t>
                  </m:r>
                </m:sub>
              </m:sSub>
              <m:r>
                <w:rPr>
                  <w:rFonts w:ascii="Cambria Math" w:hAnsi="Cambria Math"/>
                </w:rPr>
                <m:t>t</m:t>
              </m:r>
            </m:e>
          </m:d>
        </m:oMath>
      </m:oMathPara>
    </w:p>
    <w:p w14:paraId="4D2176F2" w14:textId="77777777" w:rsidR="00B7267E" w:rsidRDefault="00000000">
      <w:pPr>
        <w:pStyle w:val="FirstParagraph"/>
      </w:pPr>
      <w:r>
        <w:t>See the figure below for a comparison of the models, where each person is coloured by the intensity of its likelihood and the sites total likelihood expressed with negative log likelihood.</w:t>
      </w:r>
    </w:p>
    <w:p w14:paraId="4D2176F3" w14:textId="77777777" w:rsidR="00B7267E" w:rsidRDefault="00000000">
      <w:pPr>
        <w:pStyle w:val="CaptionedFigure"/>
      </w:pPr>
      <w:r>
        <w:rPr>
          <w:noProof/>
        </w:rPr>
        <w:lastRenderedPageBreak/>
        <w:drawing>
          <wp:inline distT="0" distB="0" distL="0" distR="0" wp14:anchorId="4D217735" wp14:editId="4D217736">
            <wp:extent cx="5334000" cy="1512163"/>
            <wp:effectExtent l="0" t="0" r="0" b="0"/>
            <wp:docPr id="47" name="Picture" descr="Person likelihood values for the constant variance model (left) and linear variance model (right)."/>
            <wp:cNvGraphicFramePr/>
            <a:graphic xmlns:a="http://schemas.openxmlformats.org/drawingml/2006/main">
              <a:graphicData uri="http://schemas.openxmlformats.org/drawingml/2006/picture">
                <pic:pic xmlns:pic="http://schemas.openxmlformats.org/drawingml/2006/picture">
                  <pic:nvPicPr>
                    <pic:cNvPr id="48" name="Picture" descr="Pasted%20image%2020220909194354.png"/>
                    <pic:cNvPicPr>
                      <a:picLocks noChangeAspect="1" noChangeArrowheads="1"/>
                    </pic:cNvPicPr>
                  </pic:nvPicPr>
                  <pic:blipFill>
                    <a:blip r:embed="rId13"/>
                    <a:stretch>
                      <a:fillRect/>
                    </a:stretch>
                  </pic:blipFill>
                  <pic:spPr bwMode="auto">
                    <a:xfrm>
                      <a:off x="0" y="0"/>
                      <a:ext cx="5334000" cy="1512163"/>
                    </a:xfrm>
                    <a:prstGeom prst="rect">
                      <a:avLst/>
                    </a:prstGeom>
                    <a:noFill/>
                    <a:ln w="9525">
                      <a:noFill/>
                      <a:headEnd/>
                      <a:tailEnd/>
                    </a:ln>
                  </pic:spPr>
                </pic:pic>
              </a:graphicData>
            </a:graphic>
          </wp:inline>
        </w:drawing>
      </w:r>
    </w:p>
    <w:p w14:paraId="4D2176F4" w14:textId="77777777" w:rsidR="00B7267E" w:rsidRDefault="00000000">
      <w:pPr>
        <w:pStyle w:val="ImageCaption"/>
      </w:pPr>
      <w:r>
        <w:t>Person likelihood values for the constant variance model (left) and linear variance model (right).</w:t>
      </w:r>
    </w:p>
    <w:p w14:paraId="4D2176F5" w14:textId="77777777" w:rsidR="00B7267E" w:rsidRDefault="00000000">
      <w:pPr>
        <w:pStyle w:val="BodyText"/>
      </w:pPr>
      <w:r>
        <w:t>We then optimized the site parameters (</w:t>
      </w:r>
      <m:oMath>
        <m:sSub>
          <m:sSubPr>
            <m:ctrlPr>
              <w:rPr>
                <w:rFonts w:ascii="Cambria Math" w:hAnsi="Cambria Math"/>
              </w:rPr>
            </m:ctrlPr>
          </m:sSubPr>
          <m:e>
            <m:r>
              <w:rPr>
                <w:rFonts w:ascii="Cambria Math" w:hAnsi="Cambria Math"/>
              </w:rPr>
              <m:t>a</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i</m:t>
            </m:r>
          </m:sub>
        </m:sSub>
      </m:oMath>
      <w:r>
        <w:t xml:space="preserve"> and </w:t>
      </w:r>
      <m:oMath>
        <m:sSub>
          <m:sSubPr>
            <m:ctrlPr>
              <w:rPr>
                <w:rFonts w:ascii="Cambria Math" w:hAnsi="Cambria Math"/>
              </w:rPr>
            </m:ctrlPr>
          </m:sSubPr>
          <m:e>
            <m:r>
              <w:rPr>
                <w:rFonts w:ascii="Cambria Math" w:hAnsi="Cambria Math"/>
              </w:rPr>
              <m:t>c</m:t>
            </m:r>
          </m:e>
          <m:sub>
            <m:r>
              <w:rPr>
                <w:rFonts w:ascii="Cambria Math" w:hAnsi="Cambria Math"/>
              </w:rPr>
              <m:t>i</m:t>
            </m:r>
          </m:sub>
        </m:sSub>
      </m:oMath>
      <w:r>
        <w:t>) to minimize the negative log likelihoods for both models for all the selected sites. Finally, we performed model comparison using the Akaike Information Criterion, that takes into account the total likelihood and the number of parameters, and gives a probability of a given model being the correct one for a given CpG site. For further analysis, we selected sites that were best explained by the linear variance model.</w:t>
      </w:r>
    </w:p>
    <w:p w14:paraId="4D2176F6" w14:textId="77777777" w:rsidR="00B7267E" w:rsidRDefault="00000000">
      <w:pPr>
        <w:pStyle w:val="Heading2"/>
      </w:pPr>
      <w:bookmarkStart w:id="271" w:name="X5d44c99fc5338b61e4d105758c058cee14e4ab9"/>
      <w:bookmarkEnd w:id="74"/>
      <w:r>
        <w:t>Measuring person aging acceleration and bias</w:t>
      </w:r>
    </w:p>
    <w:p w14:paraId="4D2176F7" w14:textId="77777777" w:rsidR="00B7267E" w:rsidRDefault="00000000">
      <w:pPr>
        <w:pStyle w:val="FirstParagraph"/>
      </w:pPr>
      <w:r>
        <w:t xml:space="preserve">Once the person likelihoods are computed on all optimal CpG sites, we can combine them into a single measure. When observing the methylation values of a single person across the optimal sites, we model them with a normal distribution. Additionally, we can introduce new parameters that can be inferred based on the knowledge of already computed site parameters </w:t>
      </w:r>
      <m:oMath>
        <m:sSub>
          <m:sSubPr>
            <m:ctrlPr>
              <w:rPr>
                <w:rFonts w:ascii="Cambria Math" w:hAnsi="Cambria Math"/>
              </w:rPr>
            </m:ctrlPr>
          </m:sSubPr>
          <m:e>
            <m:r>
              <w:rPr>
                <w:rFonts w:ascii="Cambria Math" w:hAnsi="Cambria Math"/>
              </w:rPr>
              <m:t>a</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i</m:t>
            </m:r>
          </m:sub>
        </m:sSub>
      </m:oMath>
      <w:r>
        <w:t xml:space="preserve"> and </w:t>
      </w:r>
      <m:oMath>
        <m:sSub>
          <m:sSubPr>
            <m:ctrlPr>
              <w:rPr>
                <w:rFonts w:ascii="Cambria Math" w:hAnsi="Cambria Math"/>
              </w:rPr>
            </m:ctrlPr>
          </m:sSubPr>
          <m:e>
            <m:r>
              <w:rPr>
                <w:rFonts w:ascii="Cambria Math" w:hAnsi="Cambria Math"/>
              </w:rPr>
              <m:t>c</m:t>
            </m:r>
          </m:e>
          <m:sub>
            <m:r>
              <w:rPr>
                <w:rFonts w:ascii="Cambria Math" w:hAnsi="Cambria Math"/>
              </w:rPr>
              <m:t>i</m:t>
            </m:r>
          </m:sub>
        </m:sSub>
      </m:oMath>
      <w:r>
        <w:t>.</w:t>
      </w:r>
    </w:p>
    <w:p w14:paraId="4D2176F8" w14:textId="77777777" w:rsidR="00B7267E" w:rsidRDefault="00000000">
      <w:pPr>
        <w:pStyle w:val="BodyText"/>
      </w:pPr>
      <m:oMathPara>
        <m:oMathParaPr>
          <m:jc m:val="center"/>
        </m:oMathParaPr>
        <m:oMath>
          <m:r>
            <w:rPr>
              <w:rFonts w:ascii="Cambria Math" w:hAnsi="Cambria Math"/>
            </w:rPr>
            <m:t>P</m:t>
          </m:r>
          <m:d>
            <m:dPr>
              <m:ctrlPr>
                <w:rPr>
                  <w:rFonts w:ascii="Cambria Math" w:hAnsi="Cambria Math"/>
                </w:rPr>
              </m:ctrlPr>
            </m:dPr>
            <m:e>
              <m:r>
                <w:rPr>
                  <w:rFonts w:ascii="Cambria Math" w:hAnsi="Cambria Math"/>
                </w:rPr>
                <m:t>m</m:t>
              </m:r>
              <m:r>
                <m:rPr>
                  <m:sty m:val="p"/>
                </m:rPr>
                <w:rPr>
                  <w:rFonts w:ascii="Cambria Math" w:hAnsi="Cambria Math"/>
                </w:rPr>
                <m:t>|</m:t>
              </m:r>
              <m:r>
                <w:rPr>
                  <w:rFonts w:ascii="Cambria Math" w:hAnsi="Cambria Math"/>
                </w:rPr>
                <m:t>t</m:t>
              </m:r>
            </m:e>
          </m:d>
          <m:r>
            <m:rPr>
              <m:sty m:val="p"/>
            </m:rPr>
            <w:rPr>
              <w:rFonts w:ascii="Cambria Math" w:hAnsi="Cambria Math"/>
            </w:rPr>
            <m:t>=</m:t>
          </m:r>
          <m:sSub>
            <m:sSubPr>
              <m:ctrlPr>
                <w:rPr>
                  <w:rFonts w:ascii="Cambria Math" w:hAnsi="Cambria Math"/>
                </w:rPr>
              </m:ctrlPr>
            </m:sSubPr>
            <m:e>
              <m:r>
                <m:rPr>
                  <m:scr m:val="script"/>
                  <m:sty m:val="p"/>
                </m:rPr>
                <w:rPr>
                  <w:rFonts w:ascii="Cambria Math" w:hAnsi="Cambria Math"/>
                </w:rPr>
                <m:t>N</m:t>
              </m:r>
            </m:e>
            <m:sub>
              <m:r>
                <w:rPr>
                  <w:rFonts w:ascii="Cambria Math" w:hAnsi="Cambria Math"/>
                </w:rPr>
                <m:t>pdf</m:t>
              </m:r>
            </m:sub>
          </m:sSub>
          <m:d>
            <m:dPr>
              <m:ctrlPr>
                <w:rPr>
                  <w:rFonts w:ascii="Cambria Math" w:hAnsi="Cambria Math"/>
                </w:rPr>
              </m:ctrlPr>
            </m:dPr>
            <m:e>
              <m:r>
                <w:rPr>
                  <w:rFonts w:ascii="Cambria Math" w:hAnsi="Cambria Math"/>
                </w:rPr>
                <m:t>m</m:t>
              </m:r>
              <m:r>
                <m:rPr>
                  <m:sty m:val="p"/>
                </m:rPr>
                <w:rPr>
                  <w:rFonts w:ascii="Cambria Math" w:hAnsi="Cambria Math"/>
                </w:rPr>
                <m:t>;</m:t>
              </m:r>
              <m:r>
                <w:rPr>
                  <w:rFonts w:ascii="Cambria Math" w:hAnsi="Cambria Math"/>
                </w:rPr>
                <m:t> α</m:t>
              </m:r>
              <m:sSub>
                <m:sSubPr>
                  <m:ctrlPr>
                    <w:rPr>
                      <w:rFonts w:ascii="Cambria Math" w:hAnsi="Cambria Math"/>
                    </w:rPr>
                  </m:ctrlPr>
                </m:sSubPr>
                <m:e>
                  <m:r>
                    <w:rPr>
                      <w:rFonts w:ascii="Cambria Math" w:hAnsi="Cambria Math"/>
                    </w:rPr>
                    <m:t>a</m:t>
                  </m:r>
                </m:e>
                <m:sub>
                  <m:r>
                    <w:rPr>
                      <w:rFonts w:ascii="Cambria Math" w:hAnsi="Cambria Math"/>
                    </w:rPr>
                    <m:t>i</m:t>
                  </m:r>
                </m:sub>
              </m:sSub>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i</m:t>
                  </m:r>
                </m:sub>
              </m:sSub>
              <m:r>
                <m:rPr>
                  <m:sty m:val="p"/>
                </m:rPr>
                <w:rPr>
                  <w:rFonts w:ascii="Cambria Math" w:hAnsi="Cambria Math"/>
                </w:rPr>
                <m:t>+</m:t>
              </m:r>
              <m:r>
                <w:rPr>
                  <w:rFonts w:ascii="Cambria Math" w:hAnsi="Cambria Math"/>
                </w:rPr>
                <m:t>β</m:t>
              </m:r>
              <m:r>
                <m:rPr>
                  <m:sty m:val="p"/>
                </m:rPr>
                <w:rPr>
                  <w:rFonts w:ascii="Cambria Math" w:hAnsi="Cambria Math"/>
                </w:rPr>
                <m:t>,</m:t>
              </m:r>
              <m:r>
                <w:rPr>
                  <w:rFonts w:ascii="Cambria Math" w:hAnsi="Cambria Math"/>
                </w:rPr>
                <m:t> </m:t>
              </m:r>
              <m:sSub>
                <m:sSubPr>
                  <m:ctrlPr>
                    <w:rPr>
                      <w:rFonts w:ascii="Cambria Math" w:hAnsi="Cambria Math"/>
                    </w:rPr>
                  </m:ctrlPr>
                </m:sSubPr>
                <m:e>
                  <m:r>
                    <w:rPr>
                      <w:rFonts w:ascii="Cambria Math" w:hAnsi="Cambria Math"/>
                    </w:rPr>
                    <m:t>c</m:t>
                  </m:r>
                </m:e>
                <m:sub>
                  <m:r>
                    <w:rPr>
                      <w:rFonts w:ascii="Cambria Math" w:hAnsi="Cambria Math"/>
                    </w:rPr>
                    <m:t>i</m:t>
                  </m:r>
                </m:sub>
              </m:sSub>
              <m:r>
                <w:rPr>
                  <w:rFonts w:ascii="Cambria Math" w:hAnsi="Cambria Math"/>
                </w:rPr>
                <m:t>t</m:t>
              </m:r>
            </m:e>
          </m:d>
        </m:oMath>
      </m:oMathPara>
    </w:p>
    <w:p w14:paraId="4D2176F9" w14:textId="77777777" w:rsidR="00B7267E" w:rsidRDefault="00000000">
      <w:pPr>
        <w:pStyle w:val="FirstParagraph"/>
      </w:pPr>
      <w:r>
        <w:t xml:space="preserve">Aging acceleration </w:t>
      </w:r>
      <m:oMath>
        <m:r>
          <w:rPr>
            <w:rFonts w:ascii="Cambria Math" w:hAnsi="Cambria Math"/>
          </w:rPr>
          <m:t>α</m:t>
        </m:r>
      </m:oMath>
      <w:r>
        <w:t xml:space="preserve"> is a single measure of how accelerated the person’s aging is, in regards to what is a normal, “healthy” speed of aging </w:t>
      </w:r>
      <m:oMath>
        <m:sSub>
          <m:sSubPr>
            <m:ctrlPr>
              <w:rPr>
                <w:rFonts w:ascii="Cambria Math" w:hAnsi="Cambria Math"/>
              </w:rPr>
            </m:ctrlPr>
          </m:sSubPr>
          <m:e>
            <m:r>
              <w:rPr>
                <w:rFonts w:ascii="Cambria Math" w:hAnsi="Cambria Math"/>
              </w:rPr>
              <m:t>a</m:t>
            </m:r>
          </m:e>
          <m:sub>
            <m:r>
              <w:rPr>
                <w:rFonts w:ascii="Cambria Math" w:hAnsi="Cambria Math"/>
              </w:rPr>
              <m:t>i</m:t>
            </m:r>
          </m:sub>
        </m:sSub>
      </m:oMath>
      <w:r>
        <w:t xml:space="preserve"> across all the optimal sites. An acceleration of 2 would mean that this person ages twice as fast as an average person of his age, acceleration of 1 would mean they age in the same rate. What is important, acceleration modifies the speed of aging </w:t>
      </w:r>
      <m:oMath>
        <m:sSub>
          <m:sSubPr>
            <m:ctrlPr>
              <w:rPr>
                <w:rFonts w:ascii="Cambria Math" w:hAnsi="Cambria Math"/>
              </w:rPr>
            </m:ctrlPr>
          </m:sSubPr>
          <m:e>
            <m:r>
              <w:rPr>
                <w:rFonts w:ascii="Cambria Math" w:hAnsi="Cambria Math"/>
              </w:rPr>
              <m:t>a</m:t>
            </m:r>
          </m:e>
          <m:sub>
            <m:r>
              <w:rPr>
                <w:rFonts w:ascii="Cambria Math" w:hAnsi="Cambria Math"/>
              </w:rPr>
              <m:t>i</m:t>
            </m:r>
          </m:sub>
        </m:sSub>
      </m:oMath>
      <w:r>
        <w:t>, the slope of the site which can be both negative and positive; positive acceleration returns higher methylation values on sites increasing with age and negative acceleration returns a lower values on decreasing. See below for an example.</w:t>
      </w:r>
    </w:p>
    <w:p w14:paraId="4D2176FA" w14:textId="77777777" w:rsidR="00B7267E" w:rsidRDefault="00000000">
      <w:pPr>
        <w:pStyle w:val="CaptionedFigure"/>
      </w:pPr>
      <w:r>
        <w:rPr>
          <w:noProof/>
        </w:rPr>
        <w:lastRenderedPageBreak/>
        <w:drawing>
          <wp:inline distT="0" distB="0" distL="0" distR="0" wp14:anchorId="4D217737" wp14:editId="4D217738">
            <wp:extent cx="5334000" cy="1875503"/>
            <wp:effectExtent l="0" t="0" r="0" b="0"/>
            <wp:docPr id="51" name="Picture" descr="Example of a person that has a no bias but is accelerated - there is no global offset to the mean for a given age but he is following a steeper slope on both the increasing and decreasing sites."/>
            <wp:cNvGraphicFramePr/>
            <a:graphic xmlns:a="http://schemas.openxmlformats.org/drawingml/2006/main">
              <a:graphicData uri="http://schemas.openxmlformats.org/drawingml/2006/picture">
                <pic:pic xmlns:pic="http://schemas.openxmlformats.org/drawingml/2006/picture">
                  <pic:nvPicPr>
                    <pic:cNvPr id="52" name="Picture" descr="Pasted%20image%2020220910095433.png"/>
                    <pic:cNvPicPr>
                      <a:picLocks noChangeAspect="1" noChangeArrowheads="1"/>
                    </pic:cNvPicPr>
                  </pic:nvPicPr>
                  <pic:blipFill>
                    <a:blip r:embed="rId14"/>
                    <a:stretch>
                      <a:fillRect/>
                    </a:stretch>
                  </pic:blipFill>
                  <pic:spPr bwMode="auto">
                    <a:xfrm>
                      <a:off x="0" y="0"/>
                      <a:ext cx="5334000" cy="1875503"/>
                    </a:xfrm>
                    <a:prstGeom prst="rect">
                      <a:avLst/>
                    </a:prstGeom>
                    <a:noFill/>
                    <a:ln w="9525">
                      <a:noFill/>
                      <a:headEnd/>
                      <a:tailEnd/>
                    </a:ln>
                  </pic:spPr>
                </pic:pic>
              </a:graphicData>
            </a:graphic>
          </wp:inline>
        </w:drawing>
      </w:r>
    </w:p>
    <w:p w14:paraId="4D2176FB" w14:textId="77777777" w:rsidR="00B7267E" w:rsidRDefault="00000000">
      <w:pPr>
        <w:pStyle w:val="ImageCaption"/>
      </w:pPr>
      <w:r>
        <w:t>Example of a person that has a no bias but is accelerated - there is no global offset to the mean for a given age but he is following a steeper slope on both the increasing and decreasing sites.</w:t>
      </w:r>
    </w:p>
    <w:p w14:paraId="4D2176FC" w14:textId="77777777" w:rsidR="00B7267E" w:rsidRDefault="00000000">
      <w:pPr>
        <w:pStyle w:val="BodyText"/>
      </w:pPr>
      <w:r>
        <w:t xml:space="preserve">Additionally, person bias </w:t>
      </w:r>
      <m:oMath>
        <m:r>
          <w:rPr>
            <w:rFonts w:ascii="Cambria Math" w:hAnsi="Cambria Math"/>
          </w:rPr>
          <m:t>β</m:t>
        </m:r>
      </m:oMath>
      <w:r>
        <w:t xml:space="preserve"> is a measure of global hypo or hyper methylation in regards to what is a normal methylation value at the given age </w:t>
      </w:r>
      <m:oMath>
        <m:sSub>
          <m:sSubPr>
            <m:ctrlPr>
              <w:rPr>
                <w:rFonts w:ascii="Cambria Math" w:hAnsi="Cambria Math"/>
              </w:rPr>
            </m:ctrlPr>
          </m:sSubPr>
          <m:e>
            <m:r>
              <w:rPr>
                <w:rFonts w:ascii="Cambria Math" w:hAnsi="Cambria Math"/>
              </w:rPr>
              <m:t>a</m:t>
            </m:r>
          </m:e>
          <m:sub>
            <m:r>
              <w:rPr>
                <w:rFonts w:ascii="Cambria Math" w:hAnsi="Cambria Math"/>
              </w:rPr>
              <m:t>i</m:t>
            </m:r>
          </m:sub>
        </m:sSub>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i</m:t>
            </m:r>
          </m:sub>
        </m:sSub>
      </m:oMath>
      <w:r>
        <w:t xml:space="preserve"> across all the optimal sites. Person bias equal to 0.1 would mean that across all the sites the methylation value is shifted 0.1 above the mean for his age, bias of 0 would mean there is no shift. What is important, bias modifies the absolute methylation value; it affects both the increasing and decreasing sites equally. See below for an example.</w:t>
      </w:r>
    </w:p>
    <w:p w14:paraId="4D2176FD" w14:textId="77777777" w:rsidR="00B7267E" w:rsidRDefault="00000000">
      <w:pPr>
        <w:pStyle w:val="CaptionedFigure"/>
      </w:pPr>
      <w:r>
        <w:rPr>
          <w:noProof/>
        </w:rPr>
        <w:drawing>
          <wp:inline distT="0" distB="0" distL="0" distR="0" wp14:anchorId="4D217739" wp14:editId="4D21773A">
            <wp:extent cx="5334000" cy="1875503"/>
            <wp:effectExtent l="0" t="0" r="0" b="0"/>
            <wp:docPr id="54" name="Picture" descr="Example of a person that has a negative bias but no acceleration - he is globally shifted an equal value in both the increasing and decreasing sites. If one would correct for the shift, there would be no acceleration."/>
            <wp:cNvGraphicFramePr/>
            <a:graphic xmlns:a="http://schemas.openxmlformats.org/drawingml/2006/main">
              <a:graphicData uri="http://schemas.openxmlformats.org/drawingml/2006/picture">
                <pic:pic xmlns:pic="http://schemas.openxmlformats.org/drawingml/2006/picture">
                  <pic:nvPicPr>
                    <pic:cNvPr id="55" name="Picture" descr="Figures/Pasted%20image%2020220910095314.png"/>
                    <pic:cNvPicPr>
                      <a:picLocks noChangeAspect="1" noChangeArrowheads="1"/>
                    </pic:cNvPicPr>
                  </pic:nvPicPr>
                  <pic:blipFill>
                    <a:blip r:embed="rId15"/>
                    <a:stretch>
                      <a:fillRect/>
                    </a:stretch>
                  </pic:blipFill>
                  <pic:spPr bwMode="auto">
                    <a:xfrm>
                      <a:off x="0" y="0"/>
                      <a:ext cx="5334000" cy="1875503"/>
                    </a:xfrm>
                    <a:prstGeom prst="rect">
                      <a:avLst/>
                    </a:prstGeom>
                    <a:noFill/>
                    <a:ln w="9525">
                      <a:noFill/>
                      <a:headEnd/>
                      <a:tailEnd/>
                    </a:ln>
                  </pic:spPr>
                </pic:pic>
              </a:graphicData>
            </a:graphic>
          </wp:inline>
        </w:drawing>
      </w:r>
    </w:p>
    <w:p w14:paraId="4D2176FE" w14:textId="77777777" w:rsidR="00B7267E" w:rsidRDefault="00000000">
      <w:pPr>
        <w:pStyle w:val="ImageCaption"/>
      </w:pPr>
      <w:r>
        <w:t>Example of a person that has a negative bias but no acceleration - he is globally shifted an equal value in both the increasing and decreasing sites. If one would correct for the shift, there would be no acceleration.</w:t>
      </w:r>
    </w:p>
    <w:p w14:paraId="4D2176FF" w14:textId="77777777" w:rsidR="00B7267E" w:rsidRDefault="00000000">
      <w:pPr>
        <w:pStyle w:val="BodyText"/>
      </w:pPr>
      <w:r>
        <w:t>The advantage of modelling the age acceleration instead of just the age offset is an ability to combine person likelihoods computed in the last step, into a single measure. Age acceleration, like the likelihood, has an advantage over the age offset by including the knowledge about the distribution of the values.</w:t>
      </w:r>
    </w:p>
    <w:p w14:paraId="4D217700" w14:textId="77777777" w:rsidR="00B7267E" w:rsidRDefault="00000000">
      <w:pPr>
        <w:pStyle w:val="BodyText"/>
      </w:pPr>
      <w:r>
        <w:t>We also model the person bias because it allows us to differentiate in between the hypo/hyper-methylated people and the faster/slower aging people. As explained in the Related Work section, the current techniques mispredict the age offset when applied to a person with a bias. With our approach, we are able to capture that bias and control for it when measuring the acceleration. If our model is applied to a completely new dataset, it will capture that fact with the bias.</w:t>
      </w:r>
    </w:p>
    <w:p w14:paraId="4D217701" w14:textId="77777777" w:rsidR="00B7267E" w:rsidRDefault="00000000">
      <w:pPr>
        <w:pStyle w:val="BodyText"/>
      </w:pPr>
      <w:r>
        <w:lastRenderedPageBreak/>
        <w:t>Finally, the probabilistic approach allows for a computation of the parameter posterior distribution, which gives confidence into the parameter value. The narrower the distribution, the more confident we can be in the peak being the value. See below for an example.</w:t>
      </w:r>
    </w:p>
    <w:p w14:paraId="4D217702" w14:textId="77777777" w:rsidR="00B7267E" w:rsidRDefault="00000000">
      <w:pPr>
        <w:pStyle w:val="CaptionedFigure"/>
      </w:pPr>
      <w:r>
        <w:rPr>
          <w:noProof/>
        </w:rPr>
        <w:drawing>
          <wp:inline distT="0" distB="0" distL="0" distR="0" wp14:anchorId="4D21773B" wp14:editId="4D21773C">
            <wp:extent cx="5334000" cy="1971068"/>
            <wp:effectExtent l="0" t="0" r="0" b="0"/>
            <wp:docPr id="57" name="Picture" descr="Example of acceleration and bias posterior distribution, for an accelerated but not biased person."/>
            <wp:cNvGraphicFramePr/>
            <a:graphic xmlns:a="http://schemas.openxmlformats.org/drawingml/2006/main">
              <a:graphicData uri="http://schemas.openxmlformats.org/drawingml/2006/picture">
                <pic:pic xmlns:pic="http://schemas.openxmlformats.org/drawingml/2006/picture">
                  <pic:nvPicPr>
                    <pic:cNvPr id="58" name="Picture" descr="Pasted%20image%2020220910112303.png"/>
                    <pic:cNvPicPr>
                      <a:picLocks noChangeAspect="1" noChangeArrowheads="1"/>
                    </pic:cNvPicPr>
                  </pic:nvPicPr>
                  <pic:blipFill>
                    <a:blip r:embed="rId16"/>
                    <a:stretch>
                      <a:fillRect/>
                    </a:stretch>
                  </pic:blipFill>
                  <pic:spPr bwMode="auto">
                    <a:xfrm>
                      <a:off x="0" y="0"/>
                      <a:ext cx="5334000" cy="1971068"/>
                    </a:xfrm>
                    <a:prstGeom prst="rect">
                      <a:avLst/>
                    </a:prstGeom>
                    <a:noFill/>
                    <a:ln w="9525">
                      <a:noFill/>
                      <a:headEnd/>
                      <a:tailEnd/>
                    </a:ln>
                  </pic:spPr>
                </pic:pic>
              </a:graphicData>
            </a:graphic>
          </wp:inline>
        </w:drawing>
      </w:r>
    </w:p>
    <w:p w14:paraId="4D217703" w14:textId="77777777" w:rsidR="00B7267E" w:rsidRDefault="00000000">
      <w:pPr>
        <w:pStyle w:val="ImageCaption"/>
      </w:pPr>
      <w:r>
        <w:t>Example of acceleration and bias posterior distribution, for an accelerated but not biased person.</w:t>
      </w:r>
    </w:p>
    <w:p w14:paraId="4D217704" w14:textId="77777777" w:rsidR="00B7267E" w:rsidRDefault="00000000">
      <w:pPr>
        <w:pStyle w:val="BodyText"/>
      </w:pPr>
      <w:r>
        <w:t xml:space="preserve">To implement this step, we compute the total likelihood for each person </w:t>
      </w:r>
      <m:oMath>
        <m:r>
          <w:rPr>
            <w:rFonts w:ascii="Cambria Math" w:hAnsi="Cambria Math"/>
          </w:rPr>
          <m:t>j</m:t>
        </m:r>
      </m:oMath>
      <w:r>
        <w:t xml:space="preserve"> as a product of his likelihoods across all the CpG sites, modifying the distribution mean by the acceleration </w:t>
      </w:r>
      <m:oMath>
        <m:sSup>
          <m:sSupPr>
            <m:ctrlPr>
              <w:rPr>
                <w:rFonts w:ascii="Cambria Math" w:hAnsi="Cambria Math"/>
              </w:rPr>
            </m:ctrlPr>
          </m:sSupPr>
          <m:e>
            <m:r>
              <w:rPr>
                <w:rFonts w:ascii="Cambria Math" w:hAnsi="Cambria Math"/>
              </w:rPr>
              <m:t>α</m:t>
            </m:r>
          </m:e>
          <m:sup>
            <m:r>
              <w:rPr>
                <w:rFonts w:ascii="Cambria Math" w:hAnsi="Cambria Math"/>
              </w:rPr>
              <m:t>j</m:t>
            </m:r>
          </m:sup>
        </m:sSup>
      </m:oMath>
      <w:r>
        <w:t xml:space="preserve"> and the bias </w:t>
      </w:r>
      <m:oMath>
        <m:sSup>
          <m:sSupPr>
            <m:ctrlPr>
              <w:rPr>
                <w:rFonts w:ascii="Cambria Math" w:hAnsi="Cambria Math"/>
              </w:rPr>
            </m:ctrlPr>
          </m:sSupPr>
          <m:e>
            <m:r>
              <w:rPr>
                <w:rFonts w:ascii="Cambria Math" w:hAnsi="Cambria Math"/>
              </w:rPr>
              <m:t>β</m:t>
            </m:r>
          </m:e>
          <m:sup>
            <m:r>
              <w:rPr>
                <w:rFonts w:ascii="Cambria Math" w:hAnsi="Cambria Math"/>
              </w:rPr>
              <m:t>j</m:t>
            </m:r>
          </m:sup>
        </m:sSup>
      </m:oMath>
      <w:r>
        <w:t>. We already know the site parameters from the previous step.</w:t>
      </w:r>
    </w:p>
    <w:p w14:paraId="4D217705" w14:textId="77777777" w:rsidR="00B7267E" w:rsidRDefault="00000000">
      <w:pPr>
        <w:pStyle w:val="BodyText"/>
      </w:pPr>
      <m:oMathPara>
        <m:oMathParaPr>
          <m:jc m:val="center"/>
        </m:oMathParaPr>
        <m:oMath>
          <m:r>
            <w:rPr>
              <w:rFonts w:ascii="Cambria Math" w:hAnsi="Cambria Math"/>
            </w:rPr>
            <m:t>P</m:t>
          </m:r>
          <m:d>
            <m:dPr>
              <m:ctrlPr>
                <w:rPr>
                  <w:rFonts w:ascii="Cambria Math" w:hAnsi="Cambria Math"/>
                </w:rPr>
              </m:ctrlPr>
            </m:dPr>
            <m:e>
              <m:r>
                <w:rPr>
                  <w:rFonts w:ascii="Cambria Math" w:hAnsi="Cambria Math"/>
                </w:rPr>
                <m:t>m</m:t>
              </m:r>
              <m:r>
                <m:rPr>
                  <m:sty m:val="p"/>
                </m:rPr>
                <w:rPr>
                  <w:rFonts w:ascii="Cambria Math" w:hAnsi="Cambria Math"/>
                </w:rPr>
                <m:t>|</m:t>
              </m:r>
              <m:r>
                <w:rPr>
                  <w:rFonts w:ascii="Cambria Math" w:hAnsi="Cambria Math"/>
                </w:rPr>
                <m:t>t</m:t>
              </m:r>
            </m:e>
          </m:d>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i</m:t>
              </m:r>
            </m:sub>
            <m:sup>
              <m:r>
                <w:rPr>
                  <w:rFonts w:ascii="Cambria Math" w:hAnsi="Cambria Math"/>
                </w:rPr>
                <m:t>​</m:t>
              </m:r>
            </m:sup>
            <m:e>
              <m:sSub>
                <m:sSubPr>
                  <m:ctrlPr>
                    <w:rPr>
                      <w:rFonts w:ascii="Cambria Math" w:hAnsi="Cambria Math"/>
                    </w:rPr>
                  </m:ctrlPr>
                </m:sSubPr>
                <m:e>
                  <m:r>
                    <m:rPr>
                      <m:scr m:val="script"/>
                      <m:sty m:val="p"/>
                    </m:rPr>
                    <w:rPr>
                      <w:rFonts w:ascii="Cambria Math" w:hAnsi="Cambria Math"/>
                    </w:rPr>
                    <m:t>N</m:t>
                  </m:r>
                </m:e>
                <m:sub>
                  <m:r>
                    <w:rPr>
                      <w:rFonts w:ascii="Cambria Math" w:hAnsi="Cambria Math"/>
                    </w:rPr>
                    <m:t>pdf</m:t>
                  </m:r>
                </m:sub>
              </m:sSub>
            </m:e>
          </m:nary>
          <m:d>
            <m:dPr>
              <m:ctrlPr>
                <w:rPr>
                  <w:rFonts w:ascii="Cambria Math" w:hAnsi="Cambria Math"/>
                </w:rPr>
              </m:ctrlPr>
            </m:dPr>
            <m:e>
              <m:r>
                <w:rPr>
                  <w:rFonts w:ascii="Cambria Math" w:hAnsi="Cambria Math"/>
                </w:rPr>
                <m:t>m</m:t>
              </m:r>
              <m:r>
                <m:rPr>
                  <m:sty m:val="p"/>
                </m:rPr>
                <w:rPr>
                  <w:rFonts w:ascii="Cambria Math" w:hAnsi="Cambria Math"/>
                </w:rPr>
                <m:t>;</m:t>
              </m:r>
              <m:r>
                <w:rPr>
                  <w:rFonts w:ascii="Cambria Math" w:hAnsi="Cambria Math"/>
                </w:rPr>
                <m:t> </m:t>
              </m:r>
              <m:sSup>
                <m:sSupPr>
                  <m:ctrlPr>
                    <w:rPr>
                      <w:rFonts w:ascii="Cambria Math" w:hAnsi="Cambria Math"/>
                    </w:rPr>
                  </m:ctrlPr>
                </m:sSupPr>
                <m:e>
                  <m:r>
                    <w:rPr>
                      <w:rFonts w:ascii="Cambria Math" w:hAnsi="Cambria Math"/>
                    </w:rPr>
                    <m:t>α</m:t>
                  </m:r>
                </m:e>
                <m:sup>
                  <m:r>
                    <w:rPr>
                      <w:rFonts w:ascii="Cambria Math" w:hAnsi="Cambria Math"/>
                    </w:rPr>
                    <m:t>j</m:t>
                  </m:r>
                </m:sup>
              </m:sSup>
              <m:sSub>
                <m:sSubPr>
                  <m:ctrlPr>
                    <w:rPr>
                      <w:rFonts w:ascii="Cambria Math" w:hAnsi="Cambria Math"/>
                    </w:rPr>
                  </m:ctrlPr>
                </m:sSubPr>
                <m:e>
                  <m:r>
                    <w:rPr>
                      <w:rFonts w:ascii="Cambria Math" w:hAnsi="Cambria Math"/>
                    </w:rPr>
                    <m:t>a</m:t>
                  </m:r>
                </m:e>
                <m:sub>
                  <m:r>
                    <w:rPr>
                      <w:rFonts w:ascii="Cambria Math" w:hAnsi="Cambria Math"/>
                    </w:rPr>
                    <m:t>i</m:t>
                  </m:r>
                </m:sub>
              </m:sSub>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i</m:t>
                  </m:r>
                </m:sub>
              </m:sSub>
              <m:r>
                <m:rPr>
                  <m:sty m:val="p"/>
                </m:rPr>
                <w:rPr>
                  <w:rFonts w:ascii="Cambria Math" w:hAnsi="Cambria Math"/>
                </w:rPr>
                <m:t>+</m:t>
              </m:r>
              <m:sSup>
                <m:sSupPr>
                  <m:ctrlPr>
                    <w:rPr>
                      <w:rFonts w:ascii="Cambria Math" w:hAnsi="Cambria Math"/>
                    </w:rPr>
                  </m:ctrlPr>
                </m:sSupPr>
                <m:e>
                  <m:r>
                    <w:rPr>
                      <w:rFonts w:ascii="Cambria Math" w:hAnsi="Cambria Math"/>
                    </w:rPr>
                    <m:t>β</m:t>
                  </m:r>
                </m:e>
                <m:sup>
                  <m:r>
                    <w:rPr>
                      <w:rFonts w:ascii="Cambria Math" w:hAnsi="Cambria Math"/>
                    </w:rPr>
                    <m:t>j</m:t>
                  </m:r>
                </m:sup>
              </m:sSup>
              <m:r>
                <m:rPr>
                  <m:sty m:val="p"/>
                </m:rPr>
                <w:rPr>
                  <w:rFonts w:ascii="Cambria Math" w:hAnsi="Cambria Math"/>
                </w:rPr>
                <m:t>,</m:t>
              </m:r>
              <m:r>
                <w:rPr>
                  <w:rFonts w:ascii="Cambria Math" w:hAnsi="Cambria Math"/>
                </w:rPr>
                <m:t> </m:t>
              </m:r>
              <m:sSub>
                <m:sSubPr>
                  <m:ctrlPr>
                    <w:rPr>
                      <w:rFonts w:ascii="Cambria Math" w:hAnsi="Cambria Math"/>
                    </w:rPr>
                  </m:ctrlPr>
                </m:sSubPr>
                <m:e>
                  <m:r>
                    <w:rPr>
                      <w:rFonts w:ascii="Cambria Math" w:hAnsi="Cambria Math"/>
                    </w:rPr>
                    <m:t>c</m:t>
                  </m:r>
                </m:e>
                <m:sub>
                  <m:r>
                    <w:rPr>
                      <w:rFonts w:ascii="Cambria Math" w:hAnsi="Cambria Math"/>
                    </w:rPr>
                    <m:t>i</m:t>
                  </m:r>
                </m:sub>
              </m:sSub>
              <m:r>
                <w:rPr>
                  <w:rFonts w:ascii="Cambria Math" w:hAnsi="Cambria Math"/>
                </w:rPr>
                <m:t>t</m:t>
              </m:r>
            </m:e>
          </m:d>
        </m:oMath>
      </m:oMathPara>
    </w:p>
    <w:p w14:paraId="4D217706" w14:textId="77777777" w:rsidR="00B7267E" w:rsidRDefault="00000000">
      <w:pPr>
        <w:pStyle w:val="FirstParagraph"/>
      </w:pPr>
      <w:r>
        <w:t>We perform an AIC model comparison of this model against a null model without the acceleration and bias parameter and compute the posterior distribution by sampling over the space of acceleration and bias parameter.</w:t>
      </w:r>
    </w:p>
    <w:p w14:paraId="4D217707" w14:textId="77777777" w:rsidR="00B7267E" w:rsidRDefault="00000000">
      <w:pPr>
        <w:pStyle w:val="Heading1"/>
      </w:pPr>
      <w:bookmarkStart w:id="272" w:name="results"/>
      <w:bookmarkEnd w:id="4"/>
      <w:bookmarkEnd w:id="271"/>
      <w:r>
        <w:t>Results</w:t>
      </w:r>
    </w:p>
    <w:p w14:paraId="4D217708" w14:textId="77777777" w:rsidR="00B7267E" w:rsidRDefault="00000000">
      <w:pPr>
        <w:pStyle w:val="Heading2"/>
      </w:pPr>
      <w:bookmarkStart w:id="273" w:name="site-selection"/>
      <w:r>
        <w:t>Site selection</w:t>
      </w:r>
    </w:p>
    <w:p w14:paraId="4D217709" w14:textId="77777777" w:rsidR="00B7267E" w:rsidRDefault="00000000">
      <w:pPr>
        <w:pStyle w:val="FirstParagraph"/>
      </w:pPr>
      <w:r>
        <w:t xml:space="preserve">Site selection was the first step of our analysis. Its aim was to select only the sites significantly changing with time while also maintaining its variability. We completed that in two steps. First by selecting the sites with a coefficient of determination </w:t>
      </w:r>
      <m:oMath>
        <m:sSup>
          <m:sSupPr>
            <m:ctrlPr>
              <w:rPr>
                <w:rFonts w:ascii="Cambria Math" w:hAnsi="Cambria Math"/>
              </w:rPr>
            </m:ctrlPr>
          </m:sSupPr>
          <m:e>
            <m:r>
              <w:rPr>
                <w:rFonts w:ascii="Cambria Math" w:hAnsi="Cambria Math"/>
              </w:rPr>
              <m:t>R</m:t>
            </m:r>
          </m:e>
          <m:sup>
            <m:r>
              <w:rPr>
                <w:rFonts w:ascii="Cambria Math" w:hAnsi="Cambria Math"/>
              </w:rPr>
              <m:t>2</m:t>
            </m:r>
          </m:sup>
        </m:sSup>
        <m:r>
          <m:rPr>
            <m:sty m:val="p"/>
          </m:rPr>
          <w:rPr>
            <w:rFonts w:ascii="Cambria Math" w:hAnsi="Cambria Math"/>
          </w:rPr>
          <m:t>&gt;</m:t>
        </m:r>
        <m:r>
          <w:rPr>
            <w:rFonts w:ascii="Cambria Math" w:hAnsi="Cambria Math"/>
          </w:rPr>
          <m:t>0.1</m:t>
        </m:r>
      </m:oMath>
      <w:r>
        <w:t xml:space="preserve"> and variance </w:t>
      </w:r>
      <m:oMath>
        <m:sSup>
          <m:sSupPr>
            <m:ctrlPr>
              <w:rPr>
                <w:rFonts w:ascii="Cambria Math" w:hAnsi="Cambria Math"/>
              </w:rPr>
            </m:ctrlPr>
          </m:sSupPr>
          <m:e>
            <m:r>
              <w:rPr>
                <w:rFonts w:ascii="Cambria Math" w:hAnsi="Cambria Math"/>
              </w:rPr>
              <m:t>σ</m:t>
            </m:r>
          </m:e>
          <m:sup>
            <m:r>
              <w:rPr>
                <w:rFonts w:ascii="Cambria Math" w:hAnsi="Cambria Math"/>
              </w:rPr>
              <m:t>2</m:t>
            </m:r>
          </m:sup>
        </m:sSup>
        <m:r>
          <m:rPr>
            <m:sty m:val="p"/>
          </m:rPr>
          <w:rPr>
            <w:rFonts w:ascii="Cambria Math" w:hAnsi="Cambria Math"/>
          </w:rPr>
          <m:t>&gt;</m:t>
        </m:r>
        <m:r>
          <w:rPr>
            <w:rFonts w:ascii="Cambria Math" w:hAnsi="Cambria Math"/>
          </w:rPr>
          <m:t>0.001</m:t>
        </m:r>
      </m:oMath>
      <w:r>
        <w:t>. Second, by selecting the sites that were best explained by a model that assumed variance that is changing with time and not decreasing.</w:t>
      </w:r>
    </w:p>
    <w:p w14:paraId="4D21770A" w14:textId="77777777" w:rsidR="00B7267E" w:rsidRDefault="00000000">
      <w:pPr>
        <w:pStyle w:val="BodyText"/>
      </w:pPr>
      <w:r>
        <w:t>In general, while most of the sites were discarded, there is a significant amount sites useful to explain changes of methylation with age. See the figure below for exact numbers.</w:t>
      </w:r>
    </w:p>
    <w:p w14:paraId="4D21770B" w14:textId="77777777" w:rsidR="00B7267E" w:rsidRDefault="00000000">
      <w:pPr>
        <w:pStyle w:val="CaptionedFigure"/>
      </w:pPr>
      <w:r>
        <w:rPr>
          <w:noProof/>
        </w:rPr>
        <w:lastRenderedPageBreak/>
        <w:drawing>
          <wp:inline distT="0" distB="0" distL="0" distR="0" wp14:anchorId="4D21773D" wp14:editId="4D21773E">
            <wp:extent cx="5334000" cy="925964"/>
            <wp:effectExtent l="0" t="0" r="0" b="0"/>
            <wp:docPr id="62" name="Picture" descr="site_filtering"/>
            <wp:cNvGraphicFramePr/>
            <a:graphic xmlns:a="http://schemas.openxmlformats.org/drawingml/2006/main">
              <a:graphicData uri="http://schemas.openxmlformats.org/drawingml/2006/picture">
                <pic:pic xmlns:pic="http://schemas.openxmlformats.org/drawingml/2006/picture">
                  <pic:nvPicPr>
                    <pic:cNvPr id="63" name="Picture" descr="site_filtering.png"/>
                    <pic:cNvPicPr>
                      <a:picLocks noChangeAspect="1" noChangeArrowheads="1"/>
                    </pic:cNvPicPr>
                  </pic:nvPicPr>
                  <pic:blipFill>
                    <a:blip r:embed="rId17"/>
                    <a:stretch>
                      <a:fillRect/>
                    </a:stretch>
                  </pic:blipFill>
                  <pic:spPr bwMode="auto">
                    <a:xfrm>
                      <a:off x="0" y="0"/>
                      <a:ext cx="5334000" cy="925964"/>
                    </a:xfrm>
                    <a:prstGeom prst="rect">
                      <a:avLst/>
                    </a:prstGeom>
                    <a:noFill/>
                    <a:ln w="9525">
                      <a:noFill/>
                      <a:headEnd/>
                      <a:tailEnd/>
                    </a:ln>
                  </pic:spPr>
                </pic:pic>
              </a:graphicData>
            </a:graphic>
          </wp:inline>
        </w:drawing>
      </w:r>
    </w:p>
    <w:p w14:paraId="4D21770C" w14:textId="77777777" w:rsidR="00B7267E" w:rsidRDefault="00000000">
      <w:pPr>
        <w:pStyle w:val="ImageCaption"/>
      </w:pPr>
      <w:r>
        <w:t>site_filtering</w:t>
      </w:r>
    </w:p>
    <w:p w14:paraId="4D21770D" w14:textId="77777777" w:rsidR="00B7267E" w:rsidRDefault="00000000">
      <w:pPr>
        <w:pStyle w:val="BodyText"/>
      </w:pPr>
      <w:r>
        <w:t>There were numerous (n=10402) “multimodal” sites that were not explored in the literature before. We hypothesize they might be a result of genetic mutations in the population.</w:t>
      </w:r>
    </w:p>
    <w:p w14:paraId="4D21770E" w14:textId="77777777" w:rsidR="00B7267E" w:rsidRDefault="00000000">
      <w:pPr>
        <w:pStyle w:val="BodyText"/>
      </w:pPr>
      <w:r>
        <w:rPr>
          <w:noProof/>
        </w:rPr>
        <w:drawing>
          <wp:inline distT="0" distB="0" distL="0" distR="0" wp14:anchorId="4D21773F" wp14:editId="4D217740">
            <wp:extent cx="5334000" cy="1275098"/>
            <wp:effectExtent l="0" t="0" r="0" b="0"/>
            <wp:docPr id="65" name="Picture" descr="Pasted image 20220910133324"/>
            <wp:cNvGraphicFramePr/>
            <a:graphic xmlns:a="http://schemas.openxmlformats.org/drawingml/2006/main">
              <a:graphicData uri="http://schemas.openxmlformats.org/drawingml/2006/picture">
                <pic:pic xmlns:pic="http://schemas.openxmlformats.org/drawingml/2006/picture">
                  <pic:nvPicPr>
                    <pic:cNvPr id="66" name="Picture" descr="Pasted%20image%2020220910133324.png"/>
                    <pic:cNvPicPr>
                      <a:picLocks noChangeAspect="1" noChangeArrowheads="1"/>
                    </pic:cNvPicPr>
                  </pic:nvPicPr>
                  <pic:blipFill>
                    <a:blip r:embed="rId18"/>
                    <a:stretch>
                      <a:fillRect/>
                    </a:stretch>
                  </pic:blipFill>
                  <pic:spPr bwMode="auto">
                    <a:xfrm>
                      <a:off x="0" y="0"/>
                      <a:ext cx="5334000" cy="1275098"/>
                    </a:xfrm>
                    <a:prstGeom prst="rect">
                      <a:avLst/>
                    </a:prstGeom>
                    <a:noFill/>
                    <a:ln w="9525">
                      <a:noFill/>
                      <a:headEnd/>
                      <a:tailEnd/>
                    </a:ln>
                  </pic:spPr>
                </pic:pic>
              </a:graphicData>
            </a:graphic>
          </wp:inline>
        </w:drawing>
      </w:r>
      <w:r>
        <w:t xml:space="preserve"> In the second step of site selection, we measured how much more likely a site is to be explained by a constant variance model vs. the linear variance. As expected, most of the sites showed a very strong probability for the linear variance model. The constant variance model, since its variance was not changing with time, was better at explaining the sites with constant variance (correlation of variance with time </w:t>
      </w:r>
      <m:oMath>
        <m:r>
          <w:rPr>
            <w:rFonts w:ascii="Cambria Math" w:hAnsi="Cambria Math"/>
          </w:rPr>
          <m:t>va</m:t>
        </m:r>
        <m:sSub>
          <m:sSubPr>
            <m:ctrlPr>
              <w:rPr>
                <w:rFonts w:ascii="Cambria Math" w:hAnsi="Cambria Math"/>
              </w:rPr>
            </m:ctrlPr>
          </m:sSubPr>
          <m:e>
            <m:r>
              <w:rPr>
                <w:rFonts w:ascii="Cambria Math" w:hAnsi="Cambria Math"/>
              </w:rPr>
              <m:t>r</m:t>
            </m:r>
          </m:e>
          <m:sub>
            <m:r>
              <w:rPr>
                <w:rFonts w:ascii="Cambria Math" w:hAnsi="Cambria Math"/>
              </w:rPr>
              <m:t>r</m:t>
            </m:r>
          </m:sub>
        </m:sSub>
      </m:oMath>
      <w:r>
        <w:t xml:space="preserve"> was close to zero). Constant variance was also better with the sites decreasing with time since the linear model could only increase and staying constant is closer to decreasing. As a result, the linear variance model captured most of the sites rich in variance. See the figure below for results.</w:t>
      </w:r>
    </w:p>
    <w:p w14:paraId="4D21770F" w14:textId="77777777" w:rsidR="00B7267E" w:rsidRDefault="00000000">
      <w:pPr>
        <w:pStyle w:val="CaptionedFigure"/>
      </w:pPr>
      <w:r>
        <w:rPr>
          <w:noProof/>
        </w:rPr>
        <w:drawing>
          <wp:inline distT="0" distB="0" distL="0" distR="0" wp14:anchorId="4D217741" wp14:editId="4D217742">
            <wp:extent cx="5334000" cy="1716182"/>
            <wp:effectExtent l="0" t="0" r="0" b="0"/>
            <wp:docPr id="68" name="Picture" descr="Histogram of model comparison results for the linear model (left). Most of the sites had a high probability of the linear model. Histogram of variance correlation coefficient with time. Note that the bars are stacked, not behind each other."/>
            <wp:cNvGraphicFramePr/>
            <a:graphic xmlns:a="http://schemas.openxmlformats.org/drawingml/2006/main">
              <a:graphicData uri="http://schemas.openxmlformats.org/drawingml/2006/picture">
                <pic:pic xmlns:pic="http://schemas.openxmlformats.org/drawingml/2006/picture">
                  <pic:nvPicPr>
                    <pic:cNvPr id="69" name="Picture" descr="Pasted%20image%2020220910142255.png"/>
                    <pic:cNvPicPr>
                      <a:picLocks noChangeAspect="1" noChangeArrowheads="1"/>
                    </pic:cNvPicPr>
                  </pic:nvPicPr>
                  <pic:blipFill>
                    <a:blip r:embed="rId19"/>
                    <a:stretch>
                      <a:fillRect/>
                    </a:stretch>
                  </pic:blipFill>
                  <pic:spPr bwMode="auto">
                    <a:xfrm>
                      <a:off x="0" y="0"/>
                      <a:ext cx="5334000" cy="1716182"/>
                    </a:xfrm>
                    <a:prstGeom prst="rect">
                      <a:avLst/>
                    </a:prstGeom>
                    <a:noFill/>
                    <a:ln w="9525">
                      <a:noFill/>
                      <a:headEnd/>
                      <a:tailEnd/>
                    </a:ln>
                  </pic:spPr>
                </pic:pic>
              </a:graphicData>
            </a:graphic>
          </wp:inline>
        </w:drawing>
      </w:r>
    </w:p>
    <w:p w14:paraId="4D217710" w14:textId="77777777" w:rsidR="00B7267E" w:rsidRDefault="00000000">
      <w:pPr>
        <w:pStyle w:val="ImageCaption"/>
      </w:pPr>
      <w:r>
        <w:t>Histogram of model comparison results for the linear model (left). Most of the sites had a high probability of the linear model. Histogram of variance correlation coefficient with time. Note that the bars are stacked, not behind each other.</w:t>
      </w:r>
    </w:p>
    <w:p w14:paraId="4D217711" w14:textId="77777777" w:rsidR="00B7267E" w:rsidRDefault="00000000">
      <w:pPr>
        <w:pStyle w:val="Heading2"/>
      </w:pPr>
      <w:bookmarkStart w:id="274" w:name="person-modelling"/>
      <w:bookmarkEnd w:id="273"/>
      <w:r>
        <w:t>Person modelling</w:t>
      </w:r>
    </w:p>
    <w:p w14:paraId="4D217712" w14:textId="77777777" w:rsidR="00B7267E" w:rsidRDefault="00000000">
      <w:pPr>
        <w:pStyle w:val="FirstParagraph"/>
      </w:pPr>
      <w:r>
        <w:t xml:space="preserve">After selecting the sites whose methylation values change with time while maintaining the variability of the data, we modelled each person. We first computed the likelihood of his methylation values in each CpG sites. Then used these results to estimate two unique </w:t>
      </w:r>
      <w:r>
        <w:lastRenderedPageBreak/>
        <w:t>parameters for each person. One is age acceleration that expresses how much faster the methylation values of this person are changing compared to the normal slope i.e. this person is aging faster. The second one is person’s bias, meaning the global offset of all methylation values, measuring his hypo/hypermethylation.</w:t>
      </w:r>
    </w:p>
    <w:p w14:paraId="4D217713" w14:textId="77777777" w:rsidR="00B7267E" w:rsidRDefault="00000000">
      <w:pPr>
        <w:pStyle w:val="BodyText"/>
      </w:pPr>
      <w:r>
        <w:t>Both the accuracy and bias ranged within the expected values. Both old and young people shower a propensity for faster aging. This is has a plausible explanation, as both the younger and older people can engage in activities known to increase aging like smoking etc. This means that the acceleration parameter carries information different than age. What is interesting, the bias parameter tended to have a higher range for older people. See the figure below for visualisation.</w:t>
      </w:r>
    </w:p>
    <w:p w14:paraId="4D217714" w14:textId="77777777" w:rsidR="00B7267E" w:rsidRDefault="00000000">
      <w:pPr>
        <w:pStyle w:val="CaptionedFigure"/>
      </w:pPr>
      <w:r>
        <w:rPr>
          <w:noProof/>
        </w:rPr>
        <w:drawing>
          <wp:inline distT="0" distB="0" distL="0" distR="0" wp14:anchorId="4D217743" wp14:editId="4D217744">
            <wp:extent cx="5334000" cy="1759626"/>
            <wp:effectExtent l="0" t="0" r="0" b="0"/>
            <wp:docPr id="72" name="Picture" descr="Pasted image 20220910160059"/>
            <wp:cNvGraphicFramePr/>
            <a:graphic xmlns:a="http://schemas.openxmlformats.org/drawingml/2006/main">
              <a:graphicData uri="http://schemas.openxmlformats.org/drawingml/2006/picture">
                <pic:pic xmlns:pic="http://schemas.openxmlformats.org/drawingml/2006/picture">
                  <pic:nvPicPr>
                    <pic:cNvPr id="73" name="Picture" descr="Pasted%20image%2020220910160059.png"/>
                    <pic:cNvPicPr>
                      <a:picLocks noChangeAspect="1" noChangeArrowheads="1"/>
                    </pic:cNvPicPr>
                  </pic:nvPicPr>
                  <pic:blipFill>
                    <a:blip r:embed="rId20"/>
                    <a:stretch>
                      <a:fillRect/>
                    </a:stretch>
                  </pic:blipFill>
                  <pic:spPr bwMode="auto">
                    <a:xfrm>
                      <a:off x="0" y="0"/>
                      <a:ext cx="5334000" cy="1759626"/>
                    </a:xfrm>
                    <a:prstGeom prst="rect">
                      <a:avLst/>
                    </a:prstGeom>
                    <a:noFill/>
                    <a:ln w="9525">
                      <a:noFill/>
                      <a:headEnd/>
                      <a:tailEnd/>
                    </a:ln>
                  </pic:spPr>
                </pic:pic>
              </a:graphicData>
            </a:graphic>
          </wp:inline>
        </w:drawing>
      </w:r>
    </w:p>
    <w:p w14:paraId="4D217715" w14:textId="77777777" w:rsidR="00B7267E" w:rsidRDefault="00000000">
      <w:pPr>
        <w:pStyle w:val="ImageCaption"/>
      </w:pPr>
      <w:r>
        <w:t>Pasted image 20220910160059</w:t>
      </w:r>
    </w:p>
    <w:p w14:paraId="4D217716" w14:textId="77777777" w:rsidR="00B7267E" w:rsidRDefault="00000000">
      <w:pPr>
        <w:pStyle w:val="BodyText"/>
      </w:pPr>
      <w:r>
        <w:t>We can compare both the acceleration and bias to identify subgroups in the population. As expected, majority of the people have an acceleration value close to 1, and bias close to 0. Those people form the Expected group. People whose acceleration reaches higher/lower values while still having a small bias can be thought of as accelerated; either faster or slower aging. Finally, people whose bias is high seem to be hypo/hyper methylated.</w:t>
      </w:r>
    </w:p>
    <w:p w14:paraId="4D217717" w14:textId="77777777" w:rsidR="00B7267E" w:rsidRDefault="00000000">
      <w:pPr>
        <w:pStyle w:val="CaptionedFigure"/>
      </w:pPr>
      <w:r>
        <w:rPr>
          <w:noProof/>
        </w:rPr>
        <w:lastRenderedPageBreak/>
        <w:drawing>
          <wp:inline distT="0" distB="0" distL="0" distR="0" wp14:anchorId="4D217745" wp14:editId="4D217746">
            <wp:extent cx="5334000" cy="2971100"/>
            <wp:effectExtent l="0" t="0" r="0" b="0"/>
            <wp:docPr id="75" name="Picture" descr="Pasted image 20220910160943"/>
            <wp:cNvGraphicFramePr/>
            <a:graphic xmlns:a="http://schemas.openxmlformats.org/drawingml/2006/main">
              <a:graphicData uri="http://schemas.openxmlformats.org/drawingml/2006/picture">
                <pic:pic xmlns:pic="http://schemas.openxmlformats.org/drawingml/2006/picture">
                  <pic:nvPicPr>
                    <pic:cNvPr id="76" name="Picture" descr="Pasted%20image%2020220910160943.png"/>
                    <pic:cNvPicPr>
                      <a:picLocks noChangeAspect="1" noChangeArrowheads="1"/>
                    </pic:cNvPicPr>
                  </pic:nvPicPr>
                  <pic:blipFill>
                    <a:blip r:embed="rId21"/>
                    <a:stretch>
                      <a:fillRect/>
                    </a:stretch>
                  </pic:blipFill>
                  <pic:spPr bwMode="auto">
                    <a:xfrm>
                      <a:off x="0" y="0"/>
                      <a:ext cx="5334000" cy="2971100"/>
                    </a:xfrm>
                    <a:prstGeom prst="rect">
                      <a:avLst/>
                    </a:prstGeom>
                    <a:noFill/>
                    <a:ln w="9525">
                      <a:noFill/>
                      <a:headEnd/>
                      <a:tailEnd/>
                    </a:ln>
                  </pic:spPr>
                </pic:pic>
              </a:graphicData>
            </a:graphic>
          </wp:inline>
        </w:drawing>
      </w:r>
    </w:p>
    <w:p w14:paraId="4D217718" w14:textId="77777777" w:rsidR="00B7267E" w:rsidRDefault="00000000">
      <w:pPr>
        <w:pStyle w:val="ImageCaption"/>
      </w:pPr>
      <w:r>
        <w:t>Pasted image 20220910160943</w:t>
      </w:r>
    </w:p>
    <w:p w14:paraId="4D217719" w14:textId="77777777" w:rsidR="00B7267E" w:rsidRDefault="00000000">
      <w:pPr>
        <w:pStyle w:val="Heading2"/>
      </w:pPr>
      <w:bookmarkStart w:id="275" w:name="association-study"/>
      <w:bookmarkEnd w:id="274"/>
      <w:r>
        <w:t>Association study</w:t>
      </w:r>
    </w:p>
    <w:p w14:paraId="4D21771A" w14:textId="77777777" w:rsidR="00B7267E" w:rsidRDefault="00000000">
      <w:pPr>
        <w:pStyle w:val="FirstParagraph"/>
      </w:pPr>
      <w:r>
        <w:t xml:space="preserve">Generation Scotland is rich with participants’ phenotype data. The preliminary studies have showed a statistically significant relation in between the person’s acceleration and his reported smoking and drinking status. The statistic for smoking is </w:t>
      </w:r>
      <m:oMath>
        <m:r>
          <w:rPr>
            <w:rFonts w:ascii="Cambria Math" w:hAnsi="Cambria Math"/>
          </w:rPr>
          <m:t>F</m:t>
        </m:r>
        <m:r>
          <m:rPr>
            <m:sty m:val="p"/>
          </m:rPr>
          <w:rPr>
            <w:rFonts w:ascii="Cambria Math" w:hAnsi="Cambria Math"/>
          </w:rPr>
          <m:t>=</m:t>
        </m:r>
        <m:r>
          <w:rPr>
            <w:rFonts w:ascii="Cambria Math" w:hAnsi="Cambria Math"/>
          </w:rPr>
          <m:t>25.4</m:t>
        </m:r>
      </m:oMath>
      <w:r>
        <w:t xml:space="preserve"> for the pvalue of </w:t>
      </w:r>
      <m:oMath>
        <m:r>
          <w:rPr>
            <w:rFonts w:ascii="Cambria Math" w:hAnsi="Cambria Math"/>
          </w:rPr>
          <m:t>pvalue</m:t>
        </m:r>
        <m:r>
          <m:rPr>
            <m:sty m:val="p"/>
          </m:rPr>
          <w:rPr>
            <w:rFonts w:ascii="Cambria Math" w:hAnsi="Cambria Math"/>
          </w:rPr>
          <m:t>=</m:t>
        </m:r>
        <m:r>
          <w:rPr>
            <w:rFonts w:ascii="Cambria Math" w:hAnsi="Cambria Math"/>
          </w:rPr>
          <m:t>4.8</m:t>
        </m:r>
        <m:r>
          <m:rPr>
            <m:sty m:val="p"/>
          </m:rPr>
          <w:rPr>
            <w:rFonts w:ascii="Cambria Math" w:hAnsi="Cambria Math"/>
          </w:rPr>
          <m:t>*</m:t>
        </m:r>
        <m:sSup>
          <m:sSupPr>
            <m:ctrlPr>
              <w:rPr>
                <w:rFonts w:ascii="Cambria Math" w:hAnsi="Cambria Math"/>
              </w:rPr>
            </m:ctrlPr>
          </m:sSupPr>
          <m:e>
            <m:r>
              <w:rPr>
                <w:rFonts w:ascii="Cambria Math" w:hAnsi="Cambria Math"/>
              </w:rPr>
              <m:t>10</m:t>
            </m:r>
          </m:e>
          <m:sup>
            <m:r>
              <m:rPr>
                <m:sty m:val="p"/>
              </m:rPr>
              <w:rPr>
                <w:rFonts w:ascii="Cambria Math" w:hAnsi="Cambria Math"/>
              </w:rPr>
              <m:t>-</m:t>
            </m:r>
            <m:r>
              <w:rPr>
                <w:rFonts w:ascii="Cambria Math" w:hAnsi="Cambria Math"/>
              </w:rPr>
              <m:t>7</m:t>
            </m:r>
          </m:sup>
        </m:sSup>
      </m:oMath>
      <w:r>
        <w:t xml:space="preserve">, while for drinking, it’s </w:t>
      </w:r>
      <m:oMath>
        <m:r>
          <w:rPr>
            <w:rFonts w:ascii="Cambria Math" w:hAnsi="Cambria Math"/>
          </w:rPr>
          <m:t>F</m:t>
        </m:r>
        <m:r>
          <m:rPr>
            <m:sty m:val="p"/>
          </m:rPr>
          <w:rPr>
            <w:rFonts w:ascii="Cambria Math" w:hAnsi="Cambria Math"/>
          </w:rPr>
          <m:t>=</m:t>
        </m:r>
        <m:r>
          <w:rPr>
            <w:rFonts w:ascii="Cambria Math" w:hAnsi="Cambria Math"/>
          </w:rPr>
          <m:t>6.29</m:t>
        </m:r>
      </m:oMath>
      <w:r>
        <w:t xml:space="preserve"> for the pvalue of </w:t>
      </w:r>
      <m:oMath>
        <m:r>
          <w:rPr>
            <w:rFonts w:ascii="Cambria Math" w:hAnsi="Cambria Math"/>
          </w:rPr>
          <m:t>pvalue</m:t>
        </m:r>
        <m:r>
          <m:rPr>
            <m:sty m:val="p"/>
          </m:rPr>
          <w:rPr>
            <w:rFonts w:ascii="Cambria Math" w:hAnsi="Cambria Math"/>
          </w:rPr>
          <m:t>=</m:t>
        </m:r>
        <m:r>
          <w:rPr>
            <w:rFonts w:ascii="Cambria Math" w:hAnsi="Cambria Math"/>
          </w:rPr>
          <m:t>0.01</m:t>
        </m:r>
      </m:oMath>
      <w:r>
        <w:t>. See the figure below for a visualization.</w:t>
      </w:r>
    </w:p>
    <w:p w14:paraId="4D21771B" w14:textId="77777777" w:rsidR="00B7267E" w:rsidRDefault="00000000">
      <w:pPr>
        <w:pStyle w:val="BodyText"/>
      </w:pPr>
      <w:r>
        <w:rPr>
          <w:noProof/>
        </w:rPr>
        <w:drawing>
          <wp:inline distT="0" distB="0" distL="0" distR="0" wp14:anchorId="4D217747" wp14:editId="4D217748">
            <wp:extent cx="5334000" cy="1348118"/>
            <wp:effectExtent l="0" t="0" r="0" b="0"/>
            <wp:docPr id="79" name="Picture" descr="Pasted image 20220910164827"/>
            <wp:cNvGraphicFramePr/>
            <a:graphic xmlns:a="http://schemas.openxmlformats.org/drawingml/2006/main">
              <a:graphicData uri="http://schemas.openxmlformats.org/drawingml/2006/picture">
                <pic:pic xmlns:pic="http://schemas.openxmlformats.org/drawingml/2006/picture">
                  <pic:nvPicPr>
                    <pic:cNvPr id="80" name="Picture" descr="Pasted%20image%2020220910164827.png"/>
                    <pic:cNvPicPr>
                      <a:picLocks noChangeAspect="1" noChangeArrowheads="1"/>
                    </pic:cNvPicPr>
                  </pic:nvPicPr>
                  <pic:blipFill>
                    <a:blip r:embed="rId22"/>
                    <a:stretch>
                      <a:fillRect/>
                    </a:stretch>
                  </pic:blipFill>
                  <pic:spPr bwMode="auto">
                    <a:xfrm>
                      <a:off x="0" y="0"/>
                      <a:ext cx="5334000" cy="1348118"/>
                    </a:xfrm>
                    <a:prstGeom prst="rect">
                      <a:avLst/>
                    </a:prstGeom>
                    <a:noFill/>
                    <a:ln w="9525">
                      <a:noFill/>
                      <a:headEnd/>
                      <a:tailEnd/>
                    </a:ln>
                  </pic:spPr>
                </pic:pic>
              </a:graphicData>
            </a:graphic>
          </wp:inline>
        </w:drawing>
      </w:r>
      <w:r>
        <w:t xml:space="preserve"> What is interesting, those relations were present only for the acceleration but not the bias.</w:t>
      </w:r>
    </w:p>
    <w:p w14:paraId="4D21771C" w14:textId="77777777" w:rsidR="00B7267E" w:rsidRDefault="00000000">
      <w:pPr>
        <w:pStyle w:val="Heading1"/>
      </w:pPr>
      <w:bookmarkStart w:id="276" w:name="conclusion"/>
      <w:bookmarkEnd w:id="272"/>
      <w:bookmarkEnd w:id="275"/>
      <w:r>
        <w:t>Conclusion</w:t>
      </w:r>
    </w:p>
    <w:p w14:paraId="4D21771D" w14:textId="77777777" w:rsidR="00B7267E" w:rsidRDefault="00000000">
      <w:pPr>
        <w:pStyle w:val="FirstParagraph"/>
      </w:pPr>
      <w:r>
        <w:t>This project has a few more areas to work on. With an aim of publication in the first semester of this year, we are working on the association studies and survival analysis to validate our results. Due to the inexperience of the author in statistical analysis, we requested support from a different lab that worked with Generation Scotland extensively.</w:t>
      </w:r>
    </w:p>
    <w:p w14:paraId="4D21771E" w14:textId="77777777" w:rsidR="00B7267E" w:rsidRDefault="00000000">
      <w:pPr>
        <w:pStyle w:val="BodyText"/>
      </w:pPr>
      <w:r>
        <w:t xml:space="preserve">We are also experimenting with different models to measure person’s methylation value likelihood in a site. We made several assumptions in the initial model, such as that the </w:t>
      </w:r>
      <w:r>
        <w:lastRenderedPageBreak/>
        <w:t>relationship will be linear while it doesn’t have to be. Another assumption is that the distribution of the values is normal, while it clearly is not when the distribution mean approaches values close to 0 or 1. For example a Beta distribution would be more in place.</w:t>
      </w:r>
    </w:p>
    <w:p w14:paraId="4D21771F" w14:textId="77777777" w:rsidR="00B7267E" w:rsidRDefault="00000000">
      <w:pPr>
        <w:pStyle w:val="BodyText"/>
      </w:pPr>
      <w:r>
        <w:t>In the long term, we want to develop our model into a tool that can be applied in medical practise. With the advantage of having a bias parameter we can correct for any batch effects in between the datasets. This will require a thorough validation on an external dataset. Fortunately there are many published datasets allowing for that. This step will probably be completed later in during this year.</w:t>
      </w:r>
    </w:p>
    <w:p w14:paraId="4D217720" w14:textId="77777777" w:rsidR="00B7267E" w:rsidRDefault="00000000">
      <w:pPr>
        <w:pStyle w:val="BodyText"/>
      </w:pPr>
      <w:r>
        <w:t>We are also interested in understanding the biology. Population dynamics has many approaches fitting the scenario of methylation. Two colony model assumes two populations (methylated and unmethylated cells), each growing independently (cells are dividing) while there is a migration process in between the populations (cells are gaining/losing methylation). Implementing this model and fitting the data to it could allow us to determine parameters such as the rate of cell division and the rate of methylation. By applying this approach to different human tissues we could estimate those values for each separately, increasing our overall biological knowledge. This approach might also be applied to different species with similar results.</w:t>
      </w:r>
    </w:p>
    <w:p w14:paraId="4D217721" w14:textId="77777777" w:rsidR="00B7267E" w:rsidRDefault="00000000">
      <w:pPr>
        <w:pStyle w:val="BodyText"/>
      </w:pPr>
      <w:r>
        <w:t>Overall, while this project is at an early stage of development, it presents promising results and many extensions that could prove very useful and interesting.</w:t>
      </w:r>
    </w:p>
    <w:p w14:paraId="4D217722" w14:textId="77777777" w:rsidR="00B7267E" w:rsidRDefault="00000000">
      <w:pPr>
        <w:pStyle w:val="Bibliography"/>
      </w:pPr>
      <w:bookmarkStart w:id="277" w:name="ref-bocklandt2011epigenetic"/>
      <w:bookmarkStart w:id="278" w:name="refs"/>
      <w:r>
        <w:t xml:space="preserve">Bocklandt, Sven, Wen Lin, Mary E Sehl, Francisco J Sánchez, Janet S Sinsheimer, Steve Horvath, and Eric Vilain. 2011. “Epigenetic Predictor of Age.” </w:t>
      </w:r>
      <w:r>
        <w:rPr>
          <w:i/>
          <w:iCs/>
        </w:rPr>
        <w:t>PloS One</w:t>
      </w:r>
      <w:r>
        <w:t xml:space="preserve"> 6 (6): e14821.</w:t>
      </w:r>
    </w:p>
    <w:p w14:paraId="4D217723" w14:textId="77777777" w:rsidR="00B7267E" w:rsidRDefault="00000000">
      <w:pPr>
        <w:pStyle w:val="Bibliography"/>
      </w:pPr>
      <w:bookmarkStart w:id="279" w:name="ref-horvath2013dna"/>
      <w:bookmarkEnd w:id="277"/>
      <w:r>
        <w:t xml:space="preserve">Horvath, Steve. 2013. “DNA Methylation Age of Human Tissues and Cell Types.” </w:t>
      </w:r>
      <w:r>
        <w:rPr>
          <w:i/>
          <w:iCs/>
        </w:rPr>
        <w:t>Genome Biology</w:t>
      </w:r>
      <w:r>
        <w:t xml:space="preserve"> 14 (10): 1–20.</w:t>
      </w:r>
    </w:p>
    <w:p w14:paraId="4D217724" w14:textId="77777777" w:rsidR="00B7267E" w:rsidRDefault="00000000">
      <w:pPr>
        <w:pStyle w:val="Bibliography"/>
      </w:pPr>
      <w:bookmarkStart w:id="280" w:name="ref-levine2018epigenetic"/>
      <w:bookmarkEnd w:id="279"/>
      <w:r>
        <w:t xml:space="preserve">Levine, Morgan E, Ake T Lu, Austin Quach, Brian H Chen, Themistocles L Assimes, Stefania Bandinelli, Lifang Hou, et al. 2018. “An Epigenetic Biomarker of Aging for Lifespan and Healthspan.” </w:t>
      </w:r>
      <w:r>
        <w:rPr>
          <w:i/>
          <w:iCs/>
        </w:rPr>
        <w:t>Aging (Albany NY)</w:t>
      </w:r>
      <w:r>
        <w:t xml:space="preserve"> 10 (4): 573.</w:t>
      </w:r>
    </w:p>
    <w:p w14:paraId="4D217725" w14:textId="77777777" w:rsidR="00B7267E" w:rsidRDefault="00000000">
      <w:pPr>
        <w:pStyle w:val="Bibliography"/>
      </w:pPr>
      <w:bookmarkStart w:id="281" w:name="ref-lu2019dna"/>
      <w:bookmarkEnd w:id="280"/>
      <w:r>
        <w:t xml:space="preserve">Lu, Ake T, Austin Quach, James G Wilson, Alex P Reiner, Abraham Aviv, Kenneth Raj, Lifang Hou, et al. 2019. “DNA Methylation GrimAge Strongly Predicts Lifespan and Healthspan.” </w:t>
      </w:r>
      <w:r>
        <w:rPr>
          <w:i/>
          <w:iCs/>
        </w:rPr>
        <w:t>Aging (Albany NY)</w:t>
      </w:r>
      <w:r>
        <w:t xml:space="preserve"> 11 (2): 303.</w:t>
      </w:r>
    </w:p>
    <w:p w14:paraId="4D217726" w14:textId="77777777" w:rsidR="00B7267E" w:rsidRDefault="00000000">
      <w:pPr>
        <w:pStyle w:val="Bibliography"/>
      </w:pPr>
      <w:bookmarkStart w:id="282" w:name="ref-weidner2014aging"/>
      <w:bookmarkEnd w:id="281"/>
      <w:r>
        <w:t xml:space="preserve">Weidner, Carola Ingrid, Qiong Lin, Carmen Maike Koch, Lewin Eisele, Fabian Beier, Patrick Ziegler, Dirk Olaf Bauerschlag, et al. 2014. “Aging of Blood Can Be Tracked by DNA Methylation Changes at Just Three CpG Sites.” </w:t>
      </w:r>
      <w:r>
        <w:rPr>
          <w:i/>
          <w:iCs/>
        </w:rPr>
        <w:t>Genome Biology</w:t>
      </w:r>
      <w:r>
        <w:t xml:space="preserve"> 15 (2): 1–12.</w:t>
      </w:r>
    </w:p>
    <w:p w14:paraId="4D217727" w14:textId="77777777" w:rsidR="00B7267E" w:rsidRDefault="00000000">
      <w:pPr>
        <w:pStyle w:val="Bibliography"/>
      </w:pPr>
      <w:bookmarkStart w:id="283" w:name="ref-zhang2019improved"/>
      <w:bookmarkEnd w:id="282"/>
      <w:r>
        <w:t xml:space="preserve">Zhang, Qian, Costanza L Vallerga, Rosie M Walker, Tian Lin, Anjali K Henders, Grant W Montgomery, Ji He, et al. 2019. “Improved Precision of Epigenetic Clock Estimates Across Tissues and Its Implication for Biological Ageing.” </w:t>
      </w:r>
      <w:r>
        <w:rPr>
          <w:i/>
          <w:iCs/>
        </w:rPr>
        <w:t>Genome Medicine</w:t>
      </w:r>
      <w:r>
        <w:t xml:space="preserve"> 11 (1): 1–11.</w:t>
      </w:r>
    </w:p>
    <w:p w14:paraId="4D217728" w14:textId="77777777" w:rsidR="00B7267E" w:rsidRDefault="00000000">
      <w:pPr>
        <w:pStyle w:val="Bibliography"/>
      </w:pPr>
      <w:bookmarkStart w:id="284" w:name="ref-zhang2017dna"/>
      <w:bookmarkEnd w:id="283"/>
      <w:r>
        <w:t xml:space="preserve">Zhang, Yan, Rory Wilson, Jonathan Heiss, Lutz P Breitling, Kai-Uwe Saum, Ben Schöttker, Bernd Holleczek, Melanie Waldenberger, Annette Peters, and Hermann Brenner. 2017. “DNA Methylation Signatures in Peripheral Blood Strongly Predict All-Cause Mortality.” </w:t>
      </w:r>
      <w:r>
        <w:rPr>
          <w:i/>
          <w:iCs/>
        </w:rPr>
        <w:t>Nature Communications</w:t>
      </w:r>
      <w:r>
        <w:t xml:space="preserve"> 8 (1): 1–11.</w:t>
      </w:r>
      <w:bookmarkEnd w:id="276"/>
      <w:bookmarkEnd w:id="278"/>
      <w:bookmarkEnd w:id="284"/>
    </w:p>
    <w:sectPr w:rsidR="00B7267E">
      <w:pgSz w:w="12240" w:h="15840"/>
      <w:pgMar w:top="1417" w:right="1417" w:bottom="1417" w:left="1417"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288D2D" w14:textId="77777777" w:rsidR="00D71B2C" w:rsidRDefault="00D71B2C">
      <w:pPr>
        <w:spacing w:after="0"/>
      </w:pPr>
      <w:r>
        <w:separator/>
      </w:r>
    </w:p>
  </w:endnote>
  <w:endnote w:type="continuationSeparator" w:id="0">
    <w:p w14:paraId="231A197F" w14:textId="77777777" w:rsidR="00D71B2C" w:rsidRDefault="00D71B2C">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EE"/>
    <w:family w:val="roman"/>
    <w:pitch w:val="variable"/>
    <w:sig w:usb0="E00006FF" w:usb1="420024FF" w:usb2="02000000" w:usb3="00000000" w:csb0="0000019F" w:csb1="00000000"/>
  </w:font>
  <w:font w:name="Times New Roman">
    <w:panose1 w:val="02020603050405020304"/>
    <w:charset w:val="EE"/>
    <w:family w:val="roman"/>
    <w:pitch w:val="variable"/>
    <w:sig w:usb0="E0002EFF" w:usb1="C000785B" w:usb2="00000009" w:usb3="00000000" w:csb0="000001FF" w:csb1="00000000"/>
  </w:font>
  <w:font w:name="Calibri">
    <w:panose1 w:val="020F0502020204030204"/>
    <w:charset w:val="EE"/>
    <w:family w:val="swiss"/>
    <w:pitch w:val="variable"/>
    <w:sig w:usb0="E4002EFF" w:usb1="C000247B" w:usb2="00000009" w:usb3="00000000" w:csb0="000001FF" w:csb1="00000000"/>
  </w:font>
  <w:font w:name="Consolas">
    <w:panose1 w:val="020B0609020204030204"/>
    <w:charset w:val="EE"/>
    <w:family w:val="modern"/>
    <w:pitch w:val="fixed"/>
    <w:sig w:usb0="E00006FF" w:usb1="0000FCFF" w:usb2="00000001" w:usb3="00000000" w:csb0="0000019F" w:csb1="00000000"/>
  </w:font>
  <w:font w:name="Cambria Math">
    <w:panose1 w:val="02040503050406030204"/>
    <w:charset w:val="EE"/>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A99EAA" w14:textId="77777777" w:rsidR="00D71B2C" w:rsidRDefault="00D71B2C">
      <w:r>
        <w:separator/>
      </w:r>
    </w:p>
  </w:footnote>
  <w:footnote w:type="continuationSeparator" w:id="0">
    <w:p w14:paraId="55DBD843" w14:textId="77777777" w:rsidR="00D71B2C" w:rsidRDefault="00D71B2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2FAA108E"/>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00A991"/>
    <w:multiLevelType w:val="multilevel"/>
    <w:tmpl w:val="A4C6E4FE"/>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16cid:durableId="1193810858">
    <w:abstractNumId w:val="0"/>
  </w:num>
  <w:num w:numId="2" w16cid:durableId="1990403764">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ABROWSKI Jan">
    <w15:presenceInfo w15:providerId="None" w15:userId="DABROWSKI Ja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B7267E"/>
    <w:rsid w:val="0003594E"/>
    <w:rsid w:val="00054F88"/>
    <w:rsid w:val="000C335D"/>
    <w:rsid w:val="000F7C9D"/>
    <w:rsid w:val="00100704"/>
    <w:rsid w:val="001130D5"/>
    <w:rsid w:val="00113F22"/>
    <w:rsid w:val="00127647"/>
    <w:rsid w:val="001A1AC9"/>
    <w:rsid w:val="001B0DA7"/>
    <w:rsid w:val="001E11A9"/>
    <w:rsid w:val="001E7760"/>
    <w:rsid w:val="001F0627"/>
    <w:rsid w:val="00236AD3"/>
    <w:rsid w:val="00242D4D"/>
    <w:rsid w:val="00296470"/>
    <w:rsid w:val="002D0AA9"/>
    <w:rsid w:val="002D4A92"/>
    <w:rsid w:val="002F57CA"/>
    <w:rsid w:val="00340D8A"/>
    <w:rsid w:val="0037572E"/>
    <w:rsid w:val="004727B7"/>
    <w:rsid w:val="0049463C"/>
    <w:rsid w:val="004B3E64"/>
    <w:rsid w:val="004C1886"/>
    <w:rsid w:val="004F130D"/>
    <w:rsid w:val="0051024F"/>
    <w:rsid w:val="005701B2"/>
    <w:rsid w:val="00577465"/>
    <w:rsid w:val="005940CD"/>
    <w:rsid w:val="005B484C"/>
    <w:rsid w:val="00606021"/>
    <w:rsid w:val="0061208F"/>
    <w:rsid w:val="00631E54"/>
    <w:rsid w:val="00643CF7"/>
    <w:rsid w:val="0066053B"/>
    <w:rsid w:val="006A058C"/>
    <w:rsid w:val="006B5F7C"/>
    <w:rsid w:val="007162F0"/>
    <w:rsid w:val="00737553"/>
    <w:rsid w:val="00751B43"/>
    <w:rsid w:val="00767B27"/>
    <w:rsid w:val="00770C6D"/>
    <w:rsid w:val="00785C5B"/>
    <w:rsid w:val="007A0846"/>
    <w:rsid w:val="007B6BBC"/>
    <w:rsid w:val="007E03EB"/>
    <w:rsid w:val="007F2E6B"/>
    <w:rsid w:val="00835982"/>
    <w:rsid w:val="008505DB"/>
    <w:rsid w:val="00851B89"/>
    <w:rsid w:val="008F5020"/>
    <w:rsid w:val="008F73E1"/>
    <w:rsid w:val="00921DAE"/>
    <w:rsid w:val="009A3922"/>
    <w:rsid w:val="009B39E2"/>
    <w:rsid w:val="009E4DBC"/>
    <w:rsid w:val="00A317CC"/>
    <w:rsid w:val="00A37191"/>
    <w:rsid w:val="00A551BF"/>
    <w:rsid w:val="00A7542C"/>
    <w:rsid w:val="00AA5C95"/>
    <w:rsid w:val="00AD6CE5"/>
    <w:rsid w:val="00B13324"/>
    <w:rsid w:val="00B21573"/>
    <w:rsid w:val="00B404A1"/>
    <w:rsid w:val="00B7267E"/>
    <w:rsid w:val="00BA0279"/>
    <w:rsid w:val="00BB6503"/>
    <w:rsid w:val="00C9357D"/>
    <w:rsid w:val="00CB609A"/>
    <w:rsid w:val="00CC4C59"/>
    <w:rsid w:val="00CE6D5C"/>
    <w:rsid w:val="00D15D77"/>
    <w:rsid w:val="00D30721"/>
    <w:rsid w:val="00D446A2"/>
    <w:rsid w:val="00D71B2C"/>
    <w:rsid w:val="00D86B77"/>
    <w:rsid w:val="00D92EBB"/>
    <w:rsid w:val="00D971DC"/>
    <w:rsid w:val="00DC42DA"/>
    <w:rsid w:val="00DD6E83"/>
    <w:rsid w:val="00DE296C"/>
    <w:rsid w:val="00E46445"/>
    <w:rsid w:val="00E838B0"/>
    <w:rsid w:val="00E9745D"/>
    <w:rsid w:val="00EF0D30"/>
    <w:rsid w:val="00F52AE6"/>
    <w:rsid w:val="00F7671C"/>
    <w:rsid w:val="00F85FE4"/>
    <w:rsid w:val="00F9516D"/>
    <w:rsid w:val="00F96FCA"/>
    <w:rsid w:val="00FA2D6E"/>
    <w:rsid w:val="00FB049B"/>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2176C3"/>
  <w15:docId w15:val="{F7E56E4C-84C6-42FA-93D9-A2D7BDD14B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b/>
      <w:color w:val="008000"/>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color w:val="008000"/>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Revision">
    <w:name w:val="Revision"/>
    <w:hidden/>
    <w:semiHidden/>
    <w:rsid w:val="00CC4C59"/>
    <w:pPr>
      <w:spacing w:after="0"/>
    </w:pPr>
  </w:style>
  <w:style w:type="character" w:customStyle="1" w:styleId="BodyTextChar">
    <w:name w:val="Body Text Char"/>
    <w:basedOn w:val="DefaultParagraphFont"/>
    <w:link w:val="BodyText"/>
    <w:rsid w:val="001E11A9"/>
  </w:style>
  <w:style w:type="character" w:styleId="PlaceholderText">
    <w:name w:val="Placeholder Text"/>
    <w:basedOn w:val="DefaultParagraphFont"/>
    <w:semiHidden/>
    <w:rsid w:val="00AA5C9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microsoft.com/office/2011/relationships/people" Target="peop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153</TotalTime>
  <Pages>16</Pages>
  <Words>4634</Words>
  <Characters>26419</Characters>
  <Application>Microsoft Office Word</Application>
  <DocSecurity>0</DocSecurity>
  <Lines>220</Lines>
  <Paragraphs>61</Paragraphs>
  <ScaleCrop>false</ScaleCrop>
  <Company/>
  <LinksUpToDate>false</LinksUpToDate>
  <CharactersWithSpaces>30992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Modelling age acceleration and bias with methylation likelihood in epigenetic clocks</dc:title>
  <dc:creator>Jan Dabrowski s1768506</dc:creator>
  <cp:keywords/>
  <cp:lastModifiedBy>Jan Dąbrowski</cp:lastModifiedBy>
  <cp:revision>93</cp:revision>
  <dcterms:created xsi:type="dcterms:W3CDTF">2022-09-28T08:09:00Z</dcterms:created>
  <dcterms:modified xsi:type="dcterms:W3CDTF">2022-09-28T10:36:00Z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oEqnLabels">
    <vt:lpwstr>False</vt:lpwstr>
  </property>
  <property fmtid="{D5CDD505-2E9C-101B-9397-08002B2CF9AE}" pid="3" name="autoSectionLabels">
    <vt:lpwstr>False</vt:lpwstr>
  </property>
  <property fmtid="{D5CDD505-2E9C-101B-9397-08002B2CF9AE}" pid="4" name="bibliography">
    <vt:lpwstr>references.bib</vt:lpwstr>
  </property>
  <property fmtid="{D5CDD505-2E9C-101B-9397-08002B2CF9AE}" pid="5" name="ccsDelim">
    <vt:lpwstr>, </vt:lpwstr>
  </property>
  <property fmtid="{D5CDD505-2E9C-101B-9397-08002B2CF9AE}" pid="6" name="ccsLabelSep">
    <vt:lpwstr> — </vt:lpwstr>
  </property>
  <property fmtid="{D5CDD505-2E9C-101B-9397-08002B2CF9AE}" pid="7" name="ccsTemplate">
    <vt:lpwstr>iccsLabelSept</vt:lpwstr>
  </property>
  <property fmtid="{D5CDD505-2E9C-101B-9397-08002B2CF9AE}" pid="8" name="chapDelim">
    <vt:lpwstr>.</vt:lpwstr>
  </property>
  <property fmtid="{D5CDD505-2E9C-101B-9397-08002B2CF9AE}" pid="9" name="chapters">
    <vt:lpwstr>False</vt:lpwstr>
  </property>
  <property fmtid="{D5CDD505-2E9C-101B-9397-08002B2CF9AE}" pid="10" name="chaptersDepth">
    <vt:lpwstr>1</vt:lpwstr>
  </property>
  <property fmtid="{D5CDD505-2E9C-101B-9397-08002B2CF9AE}" pid="11" name="codeBlockCaptions">
    <vt:lpwstr>False</vt:lpwstr>
  </property>
  <property fmtid="{D5CDD505-2E9C-101B-9397-08002B2CF9AE}" pid="12" name="cref">
    <vt:lpwstr>False</vt:lpwstr>
  </property>
  <property fmtid="{D5CDD505-2E9C-101B-9397-08002B2CF9AE}" pid="13" name="crossrefYaml">
    <vt:lpwstr>pandoc-crossref.yaml</vt:lpwstr>
  </property>
  <property fmtid="{D5CDD505-2E9C-101B-9397-08002B2CF9AE}" pid="14" name="eqLabels">
    <vt:lpwstr>arabic</vt:lpwstr>
  </property>
  <property fmtid="{D5CDD505-2E9C-101B-9397-08002B2CF9AE}" pid="15" name="eqnBlockInlineMath">
    <vt:lpwstr>False</vt:lpwstr>
  </property>
  <property fmtid="{D5CDD505-2E9C-101B-9397-08002B2CF9AE}" pid="16" name="eqnBlockTemplate">
    <vt:lpwstr>ti</vt:lpwstr>
  </property>
  <property fmtid="{D5CDD505-2E9C-101B-9397-08002B2CF9AE}" pid="17" name="eqnIndexTemplate">
    <vt:lpwstr>(i)</vt:lpwstr>
  </property>
  <property fmtid="{D5CDD505-2E9C-101B-9397-08002B2CF9AE}" pid="18" name="eqnInlineTemplate">
    <vt:lpwstr>eequationNumberTeX{i}</vt:lpwstr>
  </property>
  <property fmtid="{D5CDD505-2E9C-101B-9397-08002B2CF9AE}" pid="19" name="eqnPrefix">
    <vt:lpwstr/>
  </property>
  <property fmtid="{D5CDD505-2E9C-101B-9397-08002B2CF9AE}" pid="20" name="eqnPrefixTemplate">
    <vt:lpwstr>p i</vt:lpwstr>
  </property>
  <property fmtid="{D5CDD505-2E9C-101B-9397-08002B2CF9AE}" pid="21" name="equationNumberTeX">
    <vt:lpwstr>\qquad</vt:lpwstr>
  </property>
  <property fmtid="{D5CDD505-2E9C-101B-9397-08002B2CF9AE}" pid="22" name="figLabels">
    <vt:lpwstr>arabic</vt:lpwstr>
  </property>
  <property fmtid="{D5CDD505-2E9C-101B-9397-08002B2CF9AE}" pid="23" name="figPrefix">
    <vt:lpwstr/>
  </property>
  <property fmtid="{D5CDD505-2E9C-101B-9397-08002B2CF9AE}" pid="24" name="figPrefixTemplate">
    <vt:lpwstr>p i</vt:lpwstr>
  </property>
  <property fmtid="{D5CDD505-2E9C-101B-9397-08002B2CF9AE}" pid="25" name="figureTemplate">
    <vt:lpwstr>figureTitle ititleDelim t</vt:lpwstr>
  </property>
  <property fmtid="{D5CDD505-2E9C-101B-9397-08002B2CF9AE}" pid="26" name="figureTitle">
    <vt:lpwstr>Figure</vt:lpwstr>
  </property>
  <property fmtid="{D5CDD505-2E9C-101B-9397-08002B2CF9AE}" pid="27" name="lastDelim">
    <vt:lpwstr>, </vt:lpwstr>
  </property>
  <property fmtid="{D5CDD505-2E9C-101B-9397-08002B2CF9AE}" pid="28" name="linkReferences">
    <vt:lpwstr>False</vt:lpwstr>
  </property>
  <property fmtid="{D5CDD505-2E9C-101B-9397-08002B2CF9AE}" pid="29" name="listingTemplate">
    <vt:lpwstr>listingTitle ititleDelim t</vt:lpwstr>
  </property>
  <property fmtid="{D5CDD505-2E9C-101B-9397-08002B2CF9AE}" pid="30" name="listingTitle">
    <vt:lpwstr>Listing</vt:lpwstr>
  </property>
  <property fmtid="{D5CDD505-2E9C-101B-9397-08002B2CF9AE}" pid="31" name="listings">
    <vt:lpwstr>False</vt:lpwstr>
  </property>
  <property fmtid="{D5CDD505-2E9C-101B-9397-08002B2CF9AE}" pid="32" name="lofTitle">
    <vt:lpwstr>List of Figures</vt:lpwstr>
  </property>
  <property fmtid="{D5CDD505-2E9C-101B-9397-08002B2CF9AE}" pid="33" name="lolTitle">
    <vt:lpwstr>List of Listings</vt:lpwstr>
  </property>
  <property fmtid="{D5CDD505-2E9C-101B-9397-08002B2CF9AE}" pid="34" name="lotTitle">
    <vt:lpwstr>List of Tables</vt:lpwstr>
  </property>
  <property fmtid="{D5CDD505-2E9C-101B-9397-08002B2CF9AE}" pid="35" name="lstLabels">
    <vt:lpwstr>arabic</vt:lpwstr>
  </property>
  <property fmtid="{D5CDD505-2E9C-101B-9397-08002B2CF9AE}" pid="36" name="lstPrefix">
    <vt:lpwstr/>
  </property>
  <property fmtid="{D5CDD505-2E9C-101B-9397-08002B2CF9AE}" pid="37" name="lstPrefixTemplate">
    <vt:lpwstr>p i</vt:lpwstr>
  </property>
  <property fmtid="{D5CDD505-2E9C-101B-9397-08002B2CF9AE}" pid="38" name="nameInLink">
    <vt:lpwstr>False</vt:lpwstr>
  </property>
  <property fmtid="{D5CDD505-2E9C-101B-9397-08002B2CF9AE}" pid="39" name="numberSections">
    <vt:lpwstr>False</vt:lpwstr>
  </property>
  <property fmtid="{D5CDD505-2E9C-101B-9397-08002B2CF9AE}" pid="40" name="pairDelim">
    <vt:lpwstr>, </vt:lpwstr>
  </property>
  <property fmtid="{D5CDD505-2E9C-101B-9397-08002B2CF9AE}" pid="41" name="rangeDelim">
    <vt:lpwstr>-</vt:lpwstr>
  </property>
  <property fmtid="{D5CDD505-2E9C-101B-9397-08002B2CF9AE}" pid="42" name="refDelim">
    <vt:lpwstr>, </vt:lpwstr>
  </property>
  <property fmtid="{D5CDD505-2E9C-101B-9397-08002B2CF9AE}" pid="43" name="refIndexTemplate">
    <vt:lpwstr>isuf</vt:lpwstr>
  </property>
  <property fmtid="{D5CDD505-2E9C-101B-9397-08002B2CF9AE}" pid="44" name="secHeaderDelim">
    <vt:lpwstr> </vt:lpwstr>
  </property>
  <property fmtid="{D5CDD505-2E9C-101B-9397-08002B2CF9AE}" pid="45" name="secHeaderTemplate">
    <vt:lpwstr>isecHeaderDelim[n]t</vt:lpwstr>
  </property>
  <property fmtid="{D5CDD505-2E9C-101B-9397-08002B2CF9AE}" pid="46" name="secLabels">
    <vt:lpwstr>arabic</vt:lpwstr>
  </property>
  <property fmtid="{D5CDD505-2E9C-101B-9397-08002B2CF9AE}" pid="47" name="secPrefix">
    <vt:lpwstr/>
  </property>
  <property fmtid="{D5CDD505-2E9C-101B-9397-08002B2CF9AE}" pid="48" name="secPrefixTemplate">
    <vt:lpwstr>p i</vt:lpwstr>
  </property>
  <property fmtid="{D5CDD505-2E9C-101B-9397-08002B2CF9AE}" pid="49" name="sectionsDepth">
    <vt:lpwstr>0</vt:lpwstr>
  </property>
  <property fmtid="{D5CDD505-2E9C-101B-9397-08002B2CF9AE}" pid="50" name="subfigGrid">
    <vt:lpwstr>False</vt:lpwstr>
  </property>
  <property fmtid="{D5CDD505-2E9C-101B-9397-08002B2CF9AE}" pid="51" name="subfigLabels">
    <vt:lpwstr>alpha a</vt:lpwstr>
  </property>
  <property fmtid="{D5CDD505-2E9C-101B-9397-08002B2CF9AE}" pid="52" name="subfigureChildTemplate">
    <vt:lpwstr>i</vt:lpwstr>
  </property>
  <property fmtid="{D5CDD505-2E9C-101B-9397-08002B2CF9AE}" pid="53" name="subfigureRefIndexTemplate">
    <vt:lpwstr>isuf (s)</vt:lpwstr>
  </property>
  <property fmtid="{D5CDD505-2E9C-101B-9397-08002B2CF9AE}" pid="54" name="subfigureTemplate">
    <vt:lpwstr>figureTitle ititleDelim t. ccs</vt:lpwstr>
  </property>
  <property fmtid="{D5CDD505-2E9C-101B-9397-08002B2CF9AE}" pid="55" name="tableEqns">
    <vt:lpwstr>False</vt:lpwstr>
  </property>
  <property fmtid="{D5CDD505-2E9C-101B-9397-08002B2CF9AE}" pid="56" name="tableTemplate">
    <vt:lpwstr>tableTitle ititleDelim t</vt:lpwstr>
  </property>
  <property fmtid="{D5CDD505-2E9C-101B-9397-08002B2CF9AE}" pid="57" name="tableTitle">
    <vt:lpwstr>Table</vt:lpwstr>
  </property>
  <property fmtid="{D5CDD505-2E9C-101B-9397-08002B2CF9AE}" pid="58" name="tblLabels">
    <vt:lpwstr>arabic</vt:lpwstr>
  </property>
  <property fmtid="{D5CDD505-2E9C-101B-9397-08002B2CF9AE}" pid="59" name="tblPrefix">
    <vt:lpwstr/>
  </property>
  <property fmtid="{D5CDD505-2E9C-101B-9397-08002B2CF9AE}" pid="60" name="tblPrefixTemplate">
    <vt:lpwstr>p i</vt:lpwstr>
  </property>
  <property fmtid="{D5CDD505-2E9C-101B-9397-08002B2CF9AE}" pid="61" name="titleDelim">
    <vt:lpwstr>:</vt:lpwstr>
  </property>
</Properties>
</file>